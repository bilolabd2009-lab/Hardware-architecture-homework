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28A84">
      <w:pPr>
        <w:pStyle w:val="4"/>
      </w:pPr>
      <w:r>
        <w:t>Самостоятельная работа по архитектуре аппаратных средств</w:t>
      </w:r>
      <w:r>
        <w:br w:type="textWrapping"/>
      </w:r>
      <w:ins w:id="0" w:author="bilol" w:date="2026-09-29T14:21:14Z">
        <w:r>
          <w:rPr>
            <w:lang w:val="ru-RU"/>
          </w:rPr>
          <w:t>Ф</w:t>
        </w:r>
      </w:ins>
      <w:ins w:id="1" w:author="bilol" w:date="2026-09-29T14:21:15Z">
        <w:r>
          <w:rPr>
            <w:lang w:val="ru-RU"/>
          </w:rPr>
          <w:t>ИО</w:t>
        </w:r>
      </w:ins>
      <w:ins w:id="2" w:author="bilol" w:date="2026-09-29T14:21:17Z">
        <w:r>
          <w:rPr>
            <w:rFonts w:hint="default"/>
            <w:lang w:val="ru-RU"/>
          </w:rPr>
          <w:t xml:space="preserve"> </w:t>
        </w:r>
      </w:ins>
      <w:ins w:id="3" w:author="bilol" w:date="2026-09-29T14:21:19Z">
        <w:r>
          <w:rPr>
            <w:rFonts w:hint="default"/>
            <w:lang w:val="ru-RU"/>
          </w:rPr>
          <w:t>А</w:t>
        </w:r>
      </w:ins>
      <w:ins w:id="4" w:author="bilol" w:date="2026-09-29T14:21:20Z">
        <w:r>
          <w:rPr>
            <w:rFonts w:hint="default"/>
            <w:lang w:val="ru-RU"/>
          </w:rPr>
          <w:t>бдулл</w:t>
        </w:r>
      </w:ins>
      <w:ins w:id="5" w:author="bilol" w:date="2026-09-29T14:21:22Z">
        <w:r>
          <w:rPr>
            <w:rFonts w:hint="default"/>
            <w:lang w:val="ru-RU"/>
          </w:rPr>
          <w:t>а</w:t>
        </w:r>
      </w:ins>
      <w:ins w:id="6" w:author="bilol" w:date="2026-09-29T14:21:23Z">
        <w:r>
          <w:rPr>
            <w:rFonts w:hint="default"/>
            <w:lang w:val="ru-RU"/>
          </w:rPr>
          <w:t xml:space="preserve">ев </w:t>
        </w:r>
      </w:ins>
      <w:ins w:id="7" w:author="bilol" w:date="2026-09-29T14:21:24Z">
        <w:r>
          <w:rPr>
            <w:rFonts w:hint="default"/>
            <w:lang w:val="ru-RU"/>
          </w:rPr>
          <w:t>Б</w:t>
        </w:r>
      </w:ins>
      <w:ins w:id="8" w:author="bilol" w:date="2026-09-29T14:21:25Z">
        <w:r>
          <w:rPr>
            <w:rFonts w:hint="default"/>
            <w:lang w:val="ru-RU"/>
          </w:rPr>
          <w:t>илол</w:t>
        </w:r>
      </w:ins>
      <w:ins w:id="9" w:author="bilol" w:date="2026-09-29T14:21:27Z">
        <w:r>
          <w:rPr>
            <w:rFonts w:hint="default"/>
            <w:lang w:val="ru-RU"/>
          </w:rPr>
          <w:t>идд</w:t>
        </w:r>
      </w:ins>
      <w:ins w:id="10" w:author="bilol" w:date="2026-09-29T14:21:28Z">
        <w:r>
          <w:rPr>
            <w:rFonts w:hint="default"/>
            <w:lang w:val="ru-RU"/>
          </w:rPr>
          <w:t xml:space="preserve">ин </w:t>
        </w:r>
      </w:ins>
      <w:ins w:id="11" w:author="Bilol Abdullaev" w:date="2026-09-29T14:21:29Z">
        <w:r>
          <w:rPr>
            <w:rFonts w:hint="default"/>
            <w:lang w:val="ru-RU"/>
          </w:rPr>
          <w:t>Н</w:t>
        </w:r>
      </w:ins>
      <w:ins w:id="12" w:author="Bilol Abdullaev" w:date="2026-09-29T14:21:31Z">
        <w:r>
          <w:rPr>
            <w:rFonts w:hint="default"/>
            <w:lang w:val="ru-RU"/>
          </w:rPr>
          <w:t>и</w:t>
        </w:r>
      </w:ins>
      <w:ins w:id="13" w:author="Bilol Abdullaev" w:date="2026-09-29T14:21:32Z">
        <w:r>
          <w:rPr>
            <w:rFonts w:hint="default"/>
            <w:lang w:val="ru-RU"/>
          </w:rPr>
          <w:t>зом</w:t>
        </w:r>
      </w:ins>
      <w:ins w:id="14" w:author="Bilol Abdullaev" w:date="2026-09-29T14:21:33Z">
        <w:r>
          <w:rPr>
            <w:rFonts w:hint="default"/>
            <w:lang w:val="ru-RU"/>
          </w:rPr>
          <w:t>идин</w:t>
        </w:r>
      </w:ins>
      <w:ins w:id="15" w:author="Bilol Abdullaev" w:date="2026-09-29T14:21:34Z">
        <w:r>
          <w:rPr>
            <w:rFonts w:hint="default"/>
            <w:lang w:val="ru-RU"/>
          </w:rPr>
          <w:t>о</w:t>
        </w:r>
      </w:ins>
      <w:ins w:id="16" w:author="Bilol Abdullaev" w:date="2026-09-29T14:21:39Z">
        <w:r>
          <w:rPr>
            <w:rFonts w:hint="default"/>
            <w:lang w:val="ru-RU"/>
          </w:rPr>
          <w:t>вич</w:t>
        </w:r>
      </w:ins>
      <w:r>
        <w:br w:type="textWrapping"/>
      </w:r>
      <w:r>
        <w:t>---</w:t>
      </w:r>
      <w:r>
        <w:br w:type="textWrapping"/>
      </w:r>
      <w:r>
        <w:br w:type="textWrapping"/>
      </w:r>
      <w:r>
        <w:t>Часть А. Теоретические вопросы (выберите один правильный ответ)</w:t>
      </w:r>
      <w:r>
        <w:br w:type="textWrapping"/>
      </w:r>
      <w:r>
        <w:br w:type="textWrapping"/>
      </w:r>
      <w:r>
        <w:t>А1. Что понимается под архитектурой компьютера?</w:t>
      </w:r>
      <w:r>
        <w:br w:type="textWrapping"/>
      </w:r>
      <w:r>
        <w:br w:type="textWrapping"/>
      </w:r>
      <w:r>
        <w:t>1. Совокупность технических характеристик</w:t>
      </w:r>
      <w:r>
        <w:br w:type="textWrapping"/>
      </w:r>
      <w:del w:id="17" w:author="bilol" w:date="2026-09-29T13:58:31Z">
        <w:r>
          <w:rPr/>
          <w:delText>2. Общее описание структуры и принципов работы компьютера, включая систему команд</w:delText>
        </w:r>
      </w:del>
      <w:del w:id="18" w:author="bilol" w:date="2026-09-29T13:58:31Z">
        <w:r>
          <w:rPr/>
          <w:br w:type="textWrapping"/>
        </w:r>
      </w:del>
      <w:del w:id="19" w:author="bilol" w:date="2026-09-29T13:58:31Z">
        <w:r>
          <w:rPr/>
          <w:delText>3. Внешний вид системного блока</w:delText>
        </w:r>
      </w:del>
      <w:del w:id="20" w:author="bilol" w:date="2026-09-29T13:58:31Z">
        <w:r>
          <w:rPr/>
          <w:br w:type="textWrapping"/>
        </w:r>
      </w:del>
      <w:del w:id="21" w:author="bilol" w:date="2026-09-29T13:58:31Z">
        <w:r>
          <w:rPr/>
          <w:delText>4. Набор микросхем на материнской плате</w:delText>
        </w:r>
      </w:del>
      <w:r>
        <w:br w:type="textWrapping"/>
      </w:r>
      <w:r>
        <w:br w:type="textWrapping"/>
      </w:r>
      <w:r>
        <w:t>А2. Какое устройство компьютера выполняет арифметические и логические операции?</w:t>
      </w:r>
      <w:r>
        <w:br w:type="textWrapping"/>
      </w:r>
      <w:r>
        <w:br w:type="textWrapping"/>
      </w:r>
      <w:del w:id="22" w:author="bilol" w:date="2026-09-29T13:59:06Z">
        <w:r>
          <w:rPr/>
          <w:delText>1. ОЗУ</w:delText>
        </w:r>
      </w:del>
      <w:del w:id="23" w:author="bilol" w:date="2026-09-29T13:59:06Z">
        <w:r>
          <w:rPr/>
          <w:br w:type="textWrapping"/>
        </w:r>
      </w:del>
      <w:del w:id="24" w:author="bilol" w:date="2026-09-29T13:59:06Z">
        <w:r>
          <w:rPr/>
          <w:delText>2. Устройство управления</w:delText>
        </w:r>
      </w:del>
      <w:r>
        <w:br w:type="textWrapping"/>
      </w:r>
      <w:r>
        <w:t>3. АЛУ</w:t>
      </w:r>
      <w:r>
        <w:br w:type="textWrapping"/>
      </w:r>
      <w:del w:id="25" w:author="bilol" w:date="2026-09-29T13:58:57Z">
        <w:r>
          <w:rPr/>
          <w:delText>4. ПЗУ</w:delText>
        </w:r>
      </w:del>
      <w:r>
        <w:br w:type="textWrapping"/>
      </w:r>
      <w:r>
        <w:br w:type="textWrapping"/>
      </w:r>
      <w:r>
        <w:t>А3. Какие устройства относятся к внутренней памяти компьютера?</w:t>
      </w:r>
      <w:r>
        <w:br w:type="textWrapping"/>
      </w:r>
      <w:r>
        <w:br w:type="textWrapping"/>
      </w:r>
      <w:del w:id="26" w:author="bilol" w:date="2026-09-29T13:59:15Z">
        <w:r>
          <w:rPr/>
          <w:delText>1. Жёсткий диск, флешка</w:delText>
        </w:r>
      </w:del>
      <w:r>
        <w:br w:type="textWrapping"/>
      </w:r>
      <w:r>
        <w:t>2. ОЗУ и ПЗУ</w:t>
      </w:r>
      <w:r>
        <w:br w:type="textWrapping"/>
      </w:r>
      <w:del w:id="27" w:author="bilol" w:date="2026-09-29T13:59:18Z">
        <w:r>
          <w:rPr/>
          <w:delText>3. Клавиатура, мышь</w:delText>
        </w:r>
      </w:del>
      <w:del w:id="28" w:author="bilol" w:date="2026-09-29T13:59:18Z">
        <w:r>
          <w:rPr/>
          <w:br w:type="textWrapping"/>
        </w:r>
      </w:del>
      <w:del w:id="29" w:author="bilol" w:date="2026-09-29T13:59:18Z">
        <w:r>
          <w:rPr/>
          <w:delText>4. Монитор, принтер</w:delText>
        </w:r>
      </w:del>
      <w:r>
        <w:br w:type="textWrapping"/>
      </w:r>
      <w:r>
        <w:br w:type="textWrapping"/>
      </w:r>
      <w:r>
        <w:t>А4. В какой системе счисления число 25₁₀ будет записано как 11001?</w:t>
      </w:r>
      <w:r>
        <w:br w:type="textWrapping"/>
      </w:r>
      <w:r>
        <w:br w:type="textWrapping"/>
      </w:r>
      <w:del w:id="30" w:author="bilol" w:date="2026-09-29T14:00:02Z">
        <w:r>
          <w:rPr/>
          <w:delText>1. В восьмеричной</w:delText>
        </w:r>
      </w:del>
      <w:r>
        <w:br w:type="textWrapping"/>
      </w:r>
      <w:r>
        <w:t>2. В двоичной</w:t>
      </w:r>
      <w:r>
        <w:br w:type="textWrapping"/>
      </w:r>
      <w:del w:id="31" w:author="bilol" w:date="2026-09-29T13:59:59Z">
        <w:r>
          <w:rPr/>
          <w:delText>3. В шестнадцатеричной</w:delText>
        </w:r>
      </w:del>
      <w:del w:id="32" w:author="bilol" w:date="2026-09-29T13:59:59Z">
        <w:r>
          <w:rPr/>
          <w:br w:type="textWrapping"/>
        </w:r>
      </w:del>
      <w:del w:id="33" w:author="bilol" w:date="2026-09-29T13:59:59Z">
        <w:r>
          <w:rPr/>
          <w:delText>4. В троичной</w:delText>
        </w:r>
      </w:del>
      <w:r>
        <w:br w:type="textWrapping"/>
      </w:r>
      <w:r>
        <w:br w:type="textWrapping"/>
      </w:r>
      <w:r>
        <w:t>А5. Переведите число 101101₂ в десятичную систему счисления.</w:t>
      </w:r>
      <w:r>
        <w:br w:type="textWrapping"/>
      </w:r>
      <w:del w:id="34" w:author="bilol" w:date="2026-09-29T14:00:07Z">
        <w:r>
          <w:rPr/>
          <w:br w:type="textWrapping"/>
        </w:r>
      </w:del>
      <w:del w:id="35" w:author="bilol" w:date="2026-09-29T14:00:06Z">
        <w:r>
          <w:rPr/>
          <w:delText>1. 43</w:delText>
        </w:r>
      </w:del>
      <w:r>
        <w:br w:type="textWrapping"/>
      </w:r>
      <w:r>
        <w:t>2. 45</w:t>
      </w:r>
      <w:r>
        <w:br w:type="textWrapping"/>
      </w:r>
      <w:del w:id="36" w:author="bilol" w:date="2026-09-29T14:00:05Z">
        <w:r>
          <w:rPr/>
          <w:delText>3. 47</w:delText>
        </w:r>
      </w:del>
      <w:del w:id="37" w:author="bilol" w:date="2026-09-29T14:00:05Z">
        <w:r>
          <w:rPr/>
          <w:br w:type="textWrapping"/>
        </w:r>
      </w:del>
      <w:del w:id="38" w:author="bilol" w:date="2026-09-29T14:00:05Z">
        <w:r>
          <w:rPr/>
          <w:delText>4. 53</w:delText>
        </w:r>
      </w:del>
      <w:del w:id="39" w:author="bilol" w:date="2026-09-29T14:00:05Z">
        <w:r>
          <w:rPr/>
          <w:br w:type="textWrapping"/>
        </w:r>
      </w:del>
      <w:r>
        <w:br w:type="textWrapping"/>
      </w:r>
      <w:r>
        <w:t>А6. Какая логическая операция соответствует конъюнкции?</w:t>
      </w:r>
      <w:r>
        <w:br w:type="textWrapping"/>
      </w:r>
      <w:r>
        <w:br w:type="textWrapping"/>
      </w:r>
      <w:del w:id="40" w:author="bilol" w:date="2026-09-29T14:00:12Z">
        <w:r>
          <w:rPr/>
          <w:delText>1. ИЛИ</w:delText>
        </w:r>
      </w:del>
      <w:r>
        <w:br w:type="textWrapping"/>
      </w:r>
      <w:r>
        <w:t>2. И</w:t>
      </w:r>
      <w:ins w:id="41" w:author="bilol" w:date="2026-09-29T14:00:22Z">
        <w:r>
          <w:rPr>
            <w:rFonts w:hint="default"/>
            <w:lang w:val="ru-RU"/>
          </w:rPr>
          <w:t>-</w:t>
        </w:r>
      </w:ins>
      <w:ins w:id="42" w:author="bilol" w:date="2026-09-29T14:00:23Z">
        <w:r>
          <w:rPr>
            <w:rFonts w:hint="default"/>
            <w:lang w:val="ru-RU"/>
          </w:rPr>
          <w:t>ло</w:t>
        </w:r>
      </w:ins>
      <w:ins w:id="43" w:author="bilol" w:date="2026-09-29T14:00:24Z">
        <w:r>
          <w:rPr>
            <w:rFonts w:hint="default"/>
            <w:lang w:val="ru-RU"/>
          </w:rPr>
          <w:t>гич</w:t>
        </w:r>
      </w:ins>
      <w:ins w:id="44" w:author="bilol" w:date="2026-09-29T14:00:25Z">
        <w:r>
          <w:rPr>
            <w:rFonts w:hint="default"/>
            <w:lang w:val="ru-RU"/>
          </w:rPr>
          <w:t>е</w:t>
        </w:r>
      </w:ins>
      <w:ins w:id="45" w:author="bilol" w:date="2026-09-29T14:00:28Z">
        <w:r>
          <w:rPr>
            <w:rFonts w:hint="default"/>
            <w:lang w:val="ru-RU"/>
          </w:rPr>
          <w:t>ск</w:t>
        </w:r>
      </w:ins>
      <w:ins w:id="46" w:author="bilol" w:date="2026-09-29T14:00:30Z">
        <w:r>
          <w:rPr>
            <w:rFonts w:hint="default"/>
            <w:lang w:val="ru-RU"/>
          </w:rPr>
          <w:t>к</w:t>
        </w:r>
      </w:ins>
      <w:ins w:id="47" w:author="bilol" w:date="2026-09-29T14:00:31Z">
        <w:r>
          <w:rPr>
            <w:rFonts w:hint="default"/>
            <w:lang w:val="ru-RU"/>
          </w:rPr>
          <w:t>ая</w:t>
        </w:r>
      </w:ins>
      <w:ins w:id="48" w:author="bilol" w:date="2026-09-29T14:00:35Z">
        <w:r>
          <w:rPr>
            <w:rFonts w:hint="default"/>
            <w:lang w:val="ru-RU"/>
          </w:rPr>
          <w:t xml:space="preserve"> опе</w:t>
        </w:r>
      </w:ins>
      <w:ins w:id="49" w:author="bilol" w:date="2026-09-29T14:00:36Z">
        <w:r>
          <w:rPr>
            <w:rFonts w:hint="default"/>
            <w:lang w:val="ru-RU"/>
          </w:rPr>
          <w:t>раци</w:t>
        </w:r>
      </w:ins>
      <w:ins w:id="50" w:author="bilol" w:date="2026-09-29T14:00:37Z">
        <w:r>
          <w:rPr>
            <w:rFonts w:hint="default"/>
            <w:lang w:val="ru-RU"/>
          </w:rPr>
          <w:t>я</w:t>
        </w:r>
      </w:ins>
      <w:r>
        <w:br w:type="textWrapping"/>
      </w:r>
      <w:del w:id="51" w:author="bilol" w:date="2026-09-29T14:00:11Z">
        <w:r>
          <w:rPr/>
          <w:delText>3. НЕ</w:delText>
        </w:r>
      </w:del>
      <w:del w:id="52" w:author="bilol" w:date="2026-09-29T14:00:11Z">
        <w:r>
          <w:rPr/>
          <w:br w:type="textWrapping"/>
        </w:r>
      </w:del>
      <w:del w:id="53" w:author="bilol" w:date="2026-09-29T14:00:11Z">
        <w:r>
          <w:rPr/>
          <w:delText>4. Исключающее ИЛИ</w:delText>
        </w:r>
      </w:del>
      <w:r>
        <w:br w:type="textWrapping"/>
      </w:r>
      <w:r>
        <w:br w:type="textWrapping"/>
      </w:r>
      <w:r>
        <w:t>А7. Результат операции 1 И 0 И 1 равен:</w:t>
      </w:r>
      <w:r>
        <w:br w:type="textWrapping"/>
      </w:r>
      <w:r>
        <w:br w:type="textWrapping"/>
      </w:r>
      <w:del w:id="54" w:author="bilol" w:date="2026-09-29T14:00:50Z">
        <w:r>
          <w:rPr/>
          <w:delText>1. 1</w:delText>
        </w:r>
      </w:del>
      <w:del w:id="55" w:author="bilol" w:date="2026-09-29T14:01:21Z">
        <w:r>
          <w:rPr/>
          <w:br w:type="textWrapping"/>
        </w:r>
      </w:del>
      <w:r>
        <w:t>2. 0</w:t>
      </w:r>
      <w:ins w:id="56" w:author="bilol" w:date="2026-09-29T14:00:51Z">
        <w:r>
          <w:rPr>
            <w:rFonts w:hint="default"/>
            <w:lang w:val="ru-RU"/>
          </w:rPr>
          <w:t>-</w:t>
        </w:r>
      </w:ins>
      <w:ins w:id="57" w:author="bilol" w:date="2026-09-29T14:00:54Z">
        <w:r>
          <w:rPr>
            <w:rFonts w:hint="default"/>
            <w:lang w:val="ru-RU"/>
          </w:rPr>
          <w:t>0-1</w:t>
        </w:r>
      </w:ins>
      <w:ins w:id="58" w:author="bilol" w:date="2026-09-29T14:01:01Z">
        <w:r>
          <w:rPr>
            <w:rFonts w:hint="default"/>
            <w:lang w:val="ru-RU"/>
          </w:rPr>
          <w:t xml:space="preserve"> </w:t>
        </w:r>
      </w:ins>
      <w:ins w:id="59" w:author="bilol" w:date="2026-09-29T14:01:02Z">
        <w:r>
          <w:rPr>
            <w:rFonts w:hint="default"/>
            <w:lang w:val="ru-RU"/>
          </w:rPr>
          <w:t>И</w:t>
        </w:r>
      </w:ins>
      <w:ins w:id="60" w:author="bilol" w:date="2026-09-29T14:01:03Z">
        <w:r>
          <w:rPr>
            <w:rFonts w:hint="default"/>
            <w:lang w:val="ru-RU"/>
          </w:rPr>
          <w:t xml:space="preserve"> </w:t>
        </w:r>
      </w:ins>
      <w:ins w:id="61" w:author="bilol" w:date="2026-09-29T14:01:04Z">
        <w:r>
          <w:rPr>
            <w:rFonts w:hint="default"/>
            <w:lang w:val="ru-RU"/>
          </w:rPr>
          <w:t>1</w:t>
        </w:r>
      </w:ins>
      <w:ins w:id="62" w:author="bilol" w:date="2026-09-29T14:01:06Z">
        <w:r>
          <w:rPr>
            <w:rFonts w:hint="default"/>
            <w:lang w:val="ru-RU"/>
          </w:rPr>
          <w:t xml:space="preserve"> +</w:t>
        </w:r>
      </w:ins>
      <w:ins w:id="63" w:author="bilol" w:date="2026-09-29T14:01:07Z">
        <w:r>
          <w:rPr>
            <w:rFonts w:hint="default"/>
            <w:lang w:val="ru-RU"/>
          </w:rPr>
          <w:t xml:space="preserve"> </w:t>
        </w:r>
      </w:ins>
      <w:ins w:id="64" w:author="bilol" w:date="2026-09-29T14:01:08Z">
        <w:r>
          <w:rPr>
            <w:rFonts w:hint="default"/>
            <w:lang w:val="ru-RU"/>
          </w:rPr>
          <w:t>(</w:t>
        </w:r>
      </w:ins>
      <w:ins w:id="65" w:author="bilol" w:date="2026-09-29T14:01:10Z">
        <w:r>
          <w:rPr>
            <w:rFonts w:hint="default"/>
            <w:lang w:val="ru-RU"/>
          </w:rPr>
          <w:t xml:space="preserve">1 </w:t>
        </w:r>
      </w:ins>
      <w:ins w:id="66" w:author="bilol" w:date="2026-09-29T14:01:11Z">
        <w:r>
          <w:rPr>
            <w:rFonts w:hint="default"/>
            <w:lang w:val="ru-RU"/>
          </w:rPr>
          <w:t>И</w:t>
        </w:r>
      </w:ins>
      <w:ins w:id="67" w:author="bilol" w:date="2026-09-29T14:01:13Z">
        <w:r>
          <w:rPr>
            <w:rFonts w:hint="default"/>
            <w:lang w:val="ru-RU"/>
          </w:rPr>
          <w:t xml:space="preserve"> 0</w:t>
        </w:r>
      </w:ins>
      <w:ins w:id="68" w:author="bilol" w:date="2026-09-29T14:01:14Z">
        <w:r>
          <w:rPr>
            <w:rFonts w:hint="default"/>
            <w:lang w:val="ru-RU"/>
          </w:rPr>
          <w:t>)</w:t>
        </w:r>
      </w:ins>
      <w:ins w:id="69" w:author="bilol" w:date="2026-09-29T14:01:16Z">
        <w:r>
          <w:rPr>
            <w:rFonts w:hint="default"/>
            <w:lang w:val="ru-RU"/>
          </w:rPr>
          <w:t xml:space="preserve"> </w:t>
        </w:r>
      </w:ins>
      <w:ins w:id="70" w:author="bilol" w:date="2026-09-29T14:01:17Z">
        <w:r>
          <w:rPr>
            <w:rFonts w:hint="default"/>
            <w:lang w:val="ru-RU"/>
          </w:rPr>
          <w:t>И</w:t>
        </w:r>
      </w:ins>
      <w:ins w:id="71" w:author="bilol" w:date="2026-09-29T14:01:28Z">
        <w:r>
          <w:rPr>
            <w:rFonts w:hint="default"/>
            <w:lang w:val="ru-RU"/>
          </w:rPr>
          <w:t xml:space="preserve"> 1</w:t>
        </w:r>
      </w:ins>
      <w:ins w:id="72" w:author="bilol" w:date="2026-09-29T14:01:30Z">
        <w:r>
          <w:rPr>
            <w:rFonts w:hint="default"/>
            <w:lang w:val="ru-RU"/>
          </w:rPr>
          <w:t xml:space="preserve"> </w:t>
        </w:r>
      </w:ins>
      <w:ins w:id="73" w:author="bilol" w:date="2026-09-29T14:01:48Z">
        <w:r>
          <w:rPr>
            <w:rFonts w:hint="default"/>
            <w:lang w:val="ru-RU"/>
          </w:rPr>
          <w:t>=</w:t>
        </w:r>
      </w:ins>
      <w:ins w:id="74" w:author="bilol" w:date="2026-09-29T14:01:49Z">
        <w:r>
          <w:rPr>
            <w:rFonts w:hint="default"/>
            <w:lang w:val="ru-RU"/>
          </w:rPr>
          <w:t xml:space="preserve"> </w:t>
        </w:r>
      </w:ins>
      <w:ins w:id="75" w:author="bilol" w:date="2026-09-29T14:01:51Z">
        <w:r>
          <w:rPr>
            <w:rFonts w:hint="default"/>
            <w:lang w:val="ru-RU"/>
          </w:rPr>
          <w:t>0</w:t>
        </w:r>
      </w:ins>
      <w:ins w:id="76" w:author="bilol" w:date="2026-09-29T14:01:52Z">
        <w:r>
          <w:rPr>
            <w:rFonts w:hint="default"/>
            <w:lang w:val="ru-RU"/>
          </w:rPr>
          <w:t xml:space="preserve"> и</w:t>
        </w:r>
      </w:ins>
      <w:ins w:id="77" w:author="bilol" w:date="2026-09-29T14:01:53Z">
        <w:r>
          <w:rPr>
            <w:rFonts w:hint="default"/>
            <w:lang w:val="ru-RU"/>
          </w:rPr>
          <w:t xml:space="preserve"> </w:t>
        </w:r>
      </w:ins>
      <w:ins w:id="78" w:author="bilol" w:date="2026-09-29T14:01:54Z">
        <w:r>
          <w:rPr>
            <w:rFonts w:hint="default"/>
            <w:lang w:val="ru-RU"/>
          </w:rPr>
          <w:t>1</w:t>
        </w:r>
      </w:ins>
      <w:ins w:id="79" w:author="bilol" w:date="2026-09-29T14:01:56Z">
        <w:r>
          <w:rPr>
            <w:rFonts w:hint="default"/>
            <w:lang w:val="ru-RU"/>
          </w:rPr>
          <w:t>=</w:t>
        </w:r>
      </w:ins>
      <w:ins w:id="80" w:author="bilol" w:date="2026-09-29T14:01:57Z">
        <w:r>
          <w:rPr>
            <w:rFonts w:hint="default"/>
            <w:lang w:val="ru-RU"/>
          </w:rPr>
          <w:t>0</w:t>
        </w:r>
      </w:ins>
      <w:r>
        <w:br w:type="textWrapping"/>
      </w:r>
      <w:del w:id="81" w:author="bilol" w:date="2026-09-29T14:00:49Z">
        <w:r>
          <w:rPr/>
          <w:delText>3. 10</w:delText>
        </w:r>
      </w:del>
      <w:del w:id="82" w:author="bilol" w:date="2026-09-29T14:00:49Z">
        <w:r>
          <w:rPr/>
          <w:br w:type="textWrapping"/>
        </w:r>
      </w:del>
      <w:del w:id="83" w:author="bilol" w:date="2026-09-29T14:00:49Z">
        <w:r>
          <w:rPr/>
          <w:delText>4. Не определено</w:delText>
        </w:r>
      </w:del>
      <w:r>
        <w:br w:type="textWrapping"/>
      </w:r>
      <w:r>
        <w:br w:type="textWrapping"/>
      </w:r>
      <w:r>
        <w:t>А8. Сколько входов и выходов имеет полусумматор?</w:t>
      </w:r>
      <w:r>
        <w:br w:type="textWrapping"/>
      </w:r>
      <w:r>
        <w:br w:type="textWrapping"/>
      </w:r>
      <w:r>
        <w:t>1. 2 входа, 2 выхода</w:t>
      </w:r>
      <w:r>
        <w:br w:type="textWrapping"/>
      </w:r>
      <w:del w:id="84" w:author="Bilol Abdullaev" w:date="2026-09-29T14:25:23Z">
        <w:bookmarkStart w:id="0" w:name="_GoBack"/>
        <w:bookmarkEnd w:id="0"/>
        <w:r>
          <w:rPr/>
          <w:delText>2. 3 входа, 2 выхода</w:delText>
        </w:r>
      </w:del>
      <w:del w:id="85" w:author="Bilol Abdullaev" w:date="2026-09-29T14:25:23Z">
        <w:r>
          <w:rPr/>
          <w:br w:type="textWrapping"/>
        </w:r>
      </w:del>
      <w:del w:id="86" w:author="Bilol Abdullaev" w:date="2026-09-29T14:25:23Z">
        <w:r>
          <w:rPr/>
          <w:delText>3. 2 входа, 1 выход</w:delText>
        </w:r>
      </w:del>
      <w:del w:id="87" w:author="Bilol Abdullaev" w:date="2026-09-29T14:25:23Z">
        <w:r>
          <w:rPr/>
          <w:br w:type="textWrapping"/>
        </w:r>
      </w:del>
      <w:del w:id="88" w:author="Bilol Abdullaev" w:date="2026-09-29T14:25:23Z">
        <w:r>
          <w:rPr/>
          <w:delText>4. 1 вход, 2 выхода</w:delText>
        </w:r>
      </w:del>
      <w:r>
        <w:br w:type="textWrapping"/>
      </w:r>
      <w:r>
        <w:br w:type="textWrapping"/>
      </w:r>
      <w:r>
        <w:t>А9. Чему равны выходы сумматора S и P при сложении A=1, B=1 (для полусумматора)?</w:t>
      </w:r>
      <w:r>
        <w:br w:type="textWrapping"/>
      </w:r>
      <w:r>
        <w:br w:type="textWrapping"/>
      </w:r>
      <w:r>
        <w:t>1. S=0, P=1</w:t>
      </w:r>
      <w:del w:id="89" w:author="bilol" w:date="2026-09-29T14:02:57Z">
        <w:r>
          <w:rPr/>
          <w:br w:type="textWrapping"/>
        </w:r>
      </w:del>
      <w:del w:id="90" w:author="bilol" w:date="2026-09-29T14:02:57Z">
        <w:r>
          <w:rPr/>
          <w:delText>2.</w:delText>
        </w:r>
      </w:del>
      <w:del w:id="91" w:author="bilol" w:date="2026-09-29T14:02:56Z">
        <w:r>
          <w:rPr/>
          <w:delText xml:space="preserve"> S=1, P=0</w:delText>
        </w:r>
      </w:del>
      <w:del w:id="92" w:author="bilol" w:date="2026-09-29T14:02:56Z">
        <w:r>
          <w:rPr/>
          <w:br w:type="textWrapping"/>
        </w:r>
      </w:del>
      <w:del w:id="93" w:author="bilol" w:date="2026-09-29T14:02:56Z">
        <w:r>
          <w:rPr/>
          <w:delText>3. S=1, P=1</w:delText>
        </w:r>
      </w:del>
      <w:del w:id="94" w:author="bilol" w:date="2026-09-29T14:02:56Z">
        <w:r>
          <w:rPr/>
          <w:br w:type="textWrapping"/>
        </w:r>
      </w:del>
      <w:del w:id="95" w:author="bilol" w:date="2026-09-29T14:02:56Z">
        <w:r>
          <w:rPr/>
          <w:delText>4. S=0, P=0</w:delText>
        </w:r>
      </w:del>
      <w:r>
        <w:br w:type="textWrapping"/>
      </w:r>
      <w:r>
        <w:br w:type="textWrapping"/>
      </w:r>
      <w:r>
        <w:t>А10. Основным устройством управления процессора является:</w:t>
      </w:r>
      <w:r>
        <w:br w:type="textWrapping"/>
      </w:r>
      <w:r>
        <w:br w:type="textWrapping"/>
      </w:r>
      <w:del w:id="96" w:author="bilol" w:date="2026-09-29T14:03:18Z">
        <w:r>
          <w:rPr/>
          <w:delText>1. АЛУ</w:delText>
        </w:r>
      </w:del>
      <w:del w:id="97" w:author="bilol" w:date="2026-09-29T14:03:18Z">
        <w:r>
          <w:rPr/>
          <w:br w:type="textWrapping"/>
        </w:r>
      </w:del>
      <w:del w:id="98" w:author="bilol" w:date="2026-09-29T14:03:18Z">
        <w:r>
          <w:rPr/>
          <w:delText>2. Регистры</w:delText>
        </w:r>
      </w:del>
      <w:r>
        <w:br w:type="textWrapping"/>
      </w:r>
      <w:r>
        <w:t>3. Устройство управления (УУ)</w:t>
      </w:r>
      <w:r>
        <w:br w:type="textWrapping"/>
      </w:r>
      <w:del w:id="99" w:author="bilol" w:date="2026-09-29T14:03:16Z">
        <w:r>
          <w:rPr/>
          <w:delText>4. Кэш-память</w:delText>
        </w:r>
      </w:del>
      <w:r>
        <w:br w:type="textWrapping"/>
      </w:r>
    </w:p>
    <w:p w14:paraId="0D4A99CC">
      <w:pPr>
        <w:pStyle w:val="4"/>
        <w:rPr>
          <w:ins w:id="100" w:author="bilol" w:date="2026-09-29T14:04:10Z"/>
          <w:rFonts w:hint="default"/>
          <w:lang w:val="ru-RU"/>
        </w:rPr>
      </w:pPr>
      <w:r>
        <w:br w:type="textWrapping"/>
      </w:r>
      <w:r>
        <w:t>Часть Б. Задания с кратким ответом</w:t>
      </w:r>
      <w:r>
        <w:br w:type="textWrapping"/>
      </w:r>
      <w:r>
        <w:br w:type="textWrapping"/>
      </w:r>
      <w:r>
        <w:t>Б1. Запишите число 156₁₀ в двоичной, восьмеричной и шестнадцатеричной системах счисления.</w:t>
      </w:r>
      <w:r>
        <w:br w:type="textWrapping"/>
      </w:r>
      <w:ins w:id="101" w:author="bilol" w:date="2026-09-29T14:03:36Z">
        <w:r>
          <w:rPr>
            <w:lang w:val="ru-RU"/>
          </w:rPr>
          <w:t>Д</w:t>
        </w:r>
      </w:ins>
      <w:ins w:id="102" w:author="bilol" w:date="2026-09-29T14:03:37Z">
        <w:r>
          <w:rPr>
            <w:lang w:val="ru-RU"/>
          </w:rPr>
          <w:t>вои</w:t>
        </w:r>
      </w:ins>
      <w:ins w:id="103" w:author="bilol" w:date="2026-09-29T14:03:38Z">
        <w:r>
          <w:rPr>
            <w:lang w:val="ru-RU"/>
          </w:rPr>
          <w:t>чная</w:t>
        </w:r>
      </w:ins>
      <w:ins w:id="104" w:author="bilol" w:date="2026-09-29T14:03:43Z">
        <w:r>
          <w:rPr>
            <w:rFonts w:hint="default"/>
            <w:lang w:val="ru-RU"/>
          </w:rPr>
          <w:t>-</w:t>
        </w:r>
      </w:ins>
      <w:ins w:id="105" w:author="bilol" w:date="2026-09-29T14:03:44Z">
        <w:r>
          <w:rPr>
            <w:rFonts w:hint="default"/>
            <w:lang w:val="ru-RU"/>
          </w:rPr>
          <w:t xml:space="preserve"> </w:t>
        </w:r>
      </w:ins>
      <w:ins w:id="106" w:author="bilol" w:date="2026-09-29T14:03:46Z">
        <w:r>
          <w:rPr>
            <w:rFonts w:hint="default"/>
            <w:lang w:val="ru-RU"/>
          </w:rPr>
          <w:t>10</w:t>
        </w:r>
      </w:ins>
      <w:ins w:id="107" w:author="bilol" w:date="2026-09-29T14:03:47Z">
        <w:r>
          <w:rPr>
            <w:rFonts w:hint="default"/>
            <w:lang w:val="ru-RU"/>
          </w:rPr>
          <w:t>0</w:t>
        </w:r>
      </w:ins>
      <w:ins w:id="108" w:author="bilol" w:date="2026-09-29T14:03:48Z">
        <w:r>
          <w:rPr>
            <w:rFonts w:hint="default"/>
            <w:lang w:val="ru-RU"/>
          </w:rPr>
          <w:t>111</w:t>
        </w:r>
      </w:ins>
      <w:ins w:id="109" w:author="bilol" w:date="2026-09-29T14:03:49Z">
        <w:r>
          <w:rPr>
            <w:rFonts w:hint="default"/>
            <w:lang w:val="ru-RU"/>
          </w:rPr>
          <w:t>00</w:t>
        </w:r>
      </w:ins>
      <w:ins w:id="110" w:author="bilol" w:date="2026-09-29T14:04:01Z">
        <w:r>
          <w:rPr>
            <w:rFonts w:hint="default"/>
            <w:lang w:val="ru-RU"/>
          </w:rPr>
          <w:t>2</w:t>
        </w:r>
      </w:ins>
    </w:p>
    <w:p w14:paraId="0D76CC31">
      <w:pPr>
        <w:pStyle w:val="4"/>
        <w:rPr>
          <w:ins w:id="111" w:author="bilol" w:date="2026-09-29T14:04:24Z"/>
          <w:rFonts w:hint="default"/>
          <w:lang w:val="ru-RU"/>
        </w:rPr>
      </w:pPr>
      <w:ins w:id="112" w:author="bilol" w:date="2026-09-29T14:04:13Z">
        <w:r>
          <w:rPr>
            <w:rFonts w:hint="default"/>
            <w:lang w:val="ru-RU"/>
          </w:rPr>
          <w:t>Во</w:t>
        </w:r>
      </w:ins>
      <w:ins w:id="113" w:author="bilol" w:date="2026-09-29T14:04:14Z">
        <w:r>
          <w:rPr>
            <w:rFonts w:hint="default"/>
            <w:lang w:val="ru-RU"/>
          </w:rPr>
          <w:t>сме</w:t>
        </w:r>
      </w:ins>
      <w:ins w:id="114" w:author="bilol" w:date="2026-09-29T14:04:15Z">
        <w:r>
          <w:rPr>
            <w:rFonts w:hint="default"/>
            <w:lang w:val="ru-RU"/>
          </w:rPr>
          <w:t>рично</w:t>
        </w:r>
      </w:ins>
      <w:ins w:id="115" w:author="bilol" w:date="2026-09-29T14:04:16Z">
        <w:r>
          <w:rPr>
            <w:rFonts w:hint="default"/>
            <w:lang w:val="ru-RU"/>
          </w:rPr>
          <w:t>й</w:t>
        </w:r>
      </w:ins>
      <w:ins w:id="116" w:author="bilol" w:date="2026-09-29T14:04:18Z">
        <w:r>
          <w:rPr>
            <w:rFonts w:hint="default"/>
            <w:lang w:val="ru-RU"/>
          </w:rPr>
          <w:t>-</w:t>
        </w:r>
      </w:ins>
      <w:ins w:id="117" w:author="bilol" w:date="2026-09-29T14:04:20Z">
        <w:r>
          <w:rPr>
            <w:rFonts w:hint="default"/>
            <w:lang w:val="ru-RU"/>
          </w:rPr>
          <w:t>23</w:t>
        </w:r>
      </w:ins>
      <w:ins w:id="118" w:author="bilol" w:date="2026-09-29T14:04:21Z">
        <w:r>
          <w:rPr>
            <w:rFonts w:hint="default"/>
            <w:lang w:val="ru-RU"/>
          </w:rPr>
          <w:t>4</w:t>
        </w:r>
      </w:ins>
      <w:ins w:id="119" w:author="bilol" w:date="2026-09-29T14:04:23Z">
        <w:r>
          <w:rPr>
            <w:rFonts w:hint="default"/>
            <w:lang w:val="ru-RU"/>
          </w:rPr>
          <w:t>в</w:t>
        </w:r>
      </w:ins>
    </w:p>
    <w:p w14:paraId="42830B11">
      <w:pPr>
        <w:pStyle w:val="4"/>
        <w:rPr>
          <w:ins w:id="120" w:author="bilol" w:date="2026-09-29T14:05:17Z"/>
          <w:rFonts w:hint="default"/>
          <w:lang w:val="ru-RU"/>
        </w:rPr>
      </w:pPr>
      <w:ins w:id="121" w:author="bilol" w:date="2026-09-29T14:04:27Z">
        <w:r>
          <w:rPr>
            <w:lang w:val="ru-RU"/>
          </w:rPr>
          <w:t>Ш</w:t>
        </w:r>
      </w:ins>
      <w:ins w:id="122" w:author="bilol" w:date="2026-09-29T14:04:32Z">
        <w:r>
          <w:rPr>
            <w:lang w:val="ru-RU"/>
          </w:rPr>
          <w:t>е</w:t>
        </w:r>
      </w:ins>
      <w:ins w:id="123" w:author="bilol" w:date="2026-09-29T14:04:33Z">
        <w:r>
          <w:rPr>
            <w:lang w:val="ru-RU"/>
          </w:rPr>
          <w:t>сн</w:t>
        </w:r>
      </w:ins>
      <w:ins w:id="124" w:author="bilol" w:date="2026-09-29T14:04:34Z">
        <w:r>
          <w:rPr>
            <w:lang w:val="ru-RU"/>
          </w:rPr>
          <w:t>а</w:t>
        </w:r>
      </w:ins>
      <w:ins w:id="125" w:author="bilol" w:date="2026-09-29T14:04:38Z">
        <w:r>
          <w:rPr>
            <w:lang w:val="ru-RU"/>
          </w:rPr>
          <w:t>д</w:t>
        </w:r>
      </w:ins>
      <w:ins w:id="126" w:author="bilol" w:date="2026-09-29T14:04:43Z">
        <w:r>
          <w:rPr>
            <w:lang w:val="ru-RU"/>
          </w:rPr>
          <w:t>ц</w:t>
        </w:r>
      </w:ins>
      <w:ins w:id="127" w:author="bilol" w:date="2026-09-29T14:04:52Z">
        <w:r>
          <w:rPr>
            <w:lang w:val="ru-RU"/>
          </w:rPr>
          <w:t>а</w:t>
        </w:r>
      </w:ins>
      <w:ins w:id="128" w:author="bilol" w:date="2026-09-29T14:04:57Z">
        <w:r>
          <w:rPr>
            <w:lang w:val="ru-RU"/>
          </w:rPr>
          <w:t>теричн</w:t>
        </w:r>
      </w:ins>
      <w:ins w:id="129" w:author="bilol" w:date="2026-09-29T14:04:58Z">
        <w:r>
          <w:rPr>
            <w:lang w:val="ru-RU"/>
          </w:rPr>
          <w:t>ой</w:t>
        </w:r>
      </w:ins>
      <w:ins w:id="130" w:author="bilol" w:date="2026-09-29T14:05:00Z">
        <w:r>
          <w:rPr>
            <w:rFonts w:hint="default"/>
            <w:lang w:val="ru-RU"/>
          </w:rPr>
          <w:t>-</w:t>
        </w:r>
      </w:ins>
      <w:ins w:id="131" w:author="bilol" w:date="2026-09-29T14:05:01Z">
        <w:r>
          <w:rPr>
            <w:rFonts w:hint="default"/>
            <w:lang w:val="ru-RU"/>
          </w:rPr>
          <w:t xml:space="preserve"> 9</w:t>
        </w:r>
      </w:ins>
      <w:ins w:id="132" w:author="bilol" w:date="2026-09-29T14:05:04Z">
        <w:r>
          <w:rPr>
            <w:rFonts w:hint="default"/>
            <w:lang w:val="ru-RU"/>
          </w:rPr>
          <w:t>С</w:t>
        </w:r>
      </w:ins>
      <w:ins w:id="133" w:author="bilol" w:date="2026-09-29T14:05:06Z">
        <w:r>
          <w:rPr>
            <w:rFonts w:hint="default"/>
            <w:lang w:val="ru-RU"/>
          </w:rPr>
          <w:t>16</w:t>
        </w:r>
      </w:ins>
    </w:p>
    <w:p w14:paraId="6FAB39F8">
      <w:pPr>
        <w:pStyle w:val="4"/>
        <w:rPr>
          <w:ins w:id="134" w:author="bilol" w:date="2026-09-29T14:05:52Z"/>
          <w:rFonts w:hint="default"/>
          <w:lang w:val="ru-RU"/>
        </w:rPr>
      </w:pPr>
      <w:r>
        <w:br w:type="textWrapping"/>
      </w:r>
      <w:r>
        <w:t>Б2. Сложите двоичные числа: 1011₂ + 1101₂. Ответ запишите в двоичной и десятичной системах.</w:t>
      </w:r>
      <w:r>
        <w:br w:type="textWrapping"/>
      </w:r>
      <w:ins w:id="135" w:author="bilol" w:date="2026-09-29T14:05:40Z">
        <w:r>
          <w:rPr>
            <w:lang w:val="ru-RU"/>
          </w:rPr>
          <w:t>Дво</w:t>
        </w:r>
      </w:ins>
      <w:ins w:id="136" w:author="bilol" w:date="2026-09-29T14:05:41Z">
        <w:r>
          <w:rPr>
            <w:lang w:val="ru-RU"/>
          </w:rPr>
          <w:t>ичной</w:t>
        </w:r>
      </w:ins>
      <w:ins w:id="137" w:author="bilol" w:date="2026-09-29T14:05:43Z">
        <w:r>
          <w:rPr>
            <w:rFonts w:hint="default"/>
            <w:lang w:val="ru-RU"/>
          </w:rPr>
          <w:t>-</w:t>
        </w:r>
      </w:ins>
      <w:ins w:id="138" w:author="bilol" w:date="2026-09-29T14:05:46Z">
        <w:r>
          <w:rPr>
            <w:rFonts w:hint="default"/>
            <w:lang w:val="ru-RU"/>
          </w:rPr>
          <w:t xml:space="preserve"> </w:t>
        </w:r>
      </w:ins>
      <w:ins w:id="139" w:author="bilol" w:date="2026-09-29T14:05:47Z">
        <w:r>
          <w:rPr>
            <w:rFonts w:hint="default"/>
            <w:lang w:val="ru-RU"/>
          </w:rPr>
          <w:t>1</w:t>
        </w:r>
      </w:ins>
      <w:ins w:id="140" w:author="bilol" w:date="2026-09-29T14:05:48Z">
        <w:r>
          <w:rPr>
            <w:rFonts w:hint="default"/>
            <w:lang w:val="ru-RU"/>
          </w:rPr>
          <w:t>1</w:t>
        </w:r>
      </w:ins>
      <w:ins w:id="141" w:author="bilol" w:date="2026-09-29T14:05:49Z">
        <w:r>
          <w:rPr>
            <w:rFonts w:hint="default"/>
            <w:lang w:val="ru-RU"/>
          </w:rPr>
          <w:t>0</w:t>
        </w:r>
      </w:ins>
      <w:ins w:id="142" w:author="bilol" w:date="2026-09-29T14:05:50Z">
        <w:r>
          <w:rPr>
            <w:rFonts w:hint="default"/>
            <w:lang w:val="ru-RU"/>
          </w:rPr>
          <w:t>00</w:t>
        </w:r>
      </w:ins>
      <w:ins w:id="143" w:author="bilol" w:date="2026-09-29T14:05:51Z">
        <w:r>
          <w:rPr>
            <w:rFonts w:hint="default"/>
            <w:lang w:val="ru-RU"/>
          </w:rPr>
          <w:t>2</w:t>
        </w:r>
      </w:ins>
    </w:p>
    <w:p w14:paraId="4A87E552">
      <w:pPr>
        <w:pStyle w:val="4"/>
        <w:rPr>
          <w:ins w:id="144" w:author="bilol" w:date="2026-09-29T14:13:05Z"/>
        </w:rPr>
      </w:pPr>
      <w:ins w:id="145" w:author="bilol" w:date="2026-09-29T14:05:55Z">
        <w:r>
          <w:rPr>
            <w:rFonts w:hint="default"/>
            <w:lang w:val="ru-RU"/>
          </w:rPr>
          <w:t xml:space="preserve">В </w:t>
        </w:r>
      </w:ins>
      <w:ins w:id="146" w:author="bilol" w:date="2026-09-29T14:05:56Z">
        <w:r>
          <w:rPr>
            <w:rFonts w:hint="default"/>
            <w:lang w:val="ru-RU"/>
          </w:rPr>
          <w:t>д</w:t>
        </w:r>
      </w:ins>
      <w:ins w:id="147" w:author="bilol" w:date="2026-09-29T14:05:57Z">
        <w:r>
          <w:rPr>
            <w:rFonts w:hint="default"/>
            <w:lang w:val="ru-RU"/>
          </w:rPr>
          <w:t>е</w:t>
        </w:r>
      </w:ins>
      <w:ins w:id="148" w:author="bilol" w:date="2026-09-29T14:05:58Z">
        <w:r>
          <w:rPr>
            <w:rFonts w:hint="default"/>
            <w:lang w:val="ru-RU"/>
          </w:rPr>
          <w:t>ся</w:t>
        </w:r>
      </w:ins>
      <w:ins w:id="149" w:author="bilol" w:date="2026-09-29T14:05:59Z">
        <w:r>
          <w:rPr>
            <w:rFonts w:hint="default"/>
            <w:lang w:val="ru-RU"/>
          </w:rPr>
          <w:t>т</w:t>
        </w:r>
      </w:ins>
      <w:ins w:id="150" w:author="bilol" w:date="2026-09-29T14:06:00Z">
        <w:r>
          <w:rPr>
            <w:rFonts w:hint="default"/>
            <w:lang w:val="ru-RU"/>
          </w:rPr>
          <w:t>и</w:t>
        </w:r>
      </w:ins>
      <w:ins w:id="151" w:author="bilol" w:date="2026-09-29T14:06:01Z">
        <w:r>
          <w:rPr>
            <w:rFonts w:hint="default"/>
            <w:lang w:val="ru-RU"/>
          </w:rPr>
          <w:t>ч</w:t>
        </w:r>
      </w:ins>
      <w:ins w:id="152" w:author="bilol" w:date="2026-09-29T14:06:02Z">
        <w:r>
          <w:rPr>
            <w:rFonts w:hint="default"/>
            <w:lang w:val="ru-RU"/>
          </w:rPr>
          <w:t>ной</w:t>
        </w:r>
      </w:ins>
      <w:ins w:id="153" w:author="bilol" w:date="2026-09-29T14:06:03Z">
        <w:r>
          <w:rPr>
            <w:rFonts w:hint="default"/>
            <w:lang w:val="ru-RU"/>
          </w:rPr>
          <w:t>-</w:t>
        </w:r>
      </w:ins>
      <w:ins w:id="154" w:author="bilol" w:date="2026-09-29T14:06:05Z">
        <w:r>
          <w:rPr>
            <w:rFonts w:hint="default"/>
            <w:lang w:val="ru-RU"/>
          </w:rPr>
          <w:t>2</w:t>
        </w:r>
      </w:ins>
      <w:ins w:id="155" w:author="bilol" w:date="2026-09-29T14:06:06Z">
        <w:r>
          <w:rPr>
            <w:rFonts w:hint="default"/>
            <w:lang w:val="ru-RU"/>
          </w:rPr>
          <w:t>4</w:t>
        </w:r>
      </w:ins>
      <w:ins w:id="156" w:author="bilol" w:date="2026-09-29T14:06:08Z">
        <w:r>
          <w:rPr>
            <w:rFonts w:hint="default"/>
            <w:lang w:val="ru-RU"/>
          </w:rPr>
          <w:t>10</w:t>
        </w:r>
      </w:ins>
      <w:r>
        <w:br w:type="textWrapping"/>
      </w:r>
      <w:r>
        <w:t>Б3. Постройте таблицу истинности для логического выражения: F = (A И B) ИЛИ (НЕ C)</w:t>
      </w:r>
      <w:r>
        <w:br w:type="textWrapping"/>
      </w:r>
      <w:ins w:id="157" w:author="bilol" w:date="2026-09-29T14:09:51Z">
        <w:r>
          <w:rPr/>
          <w:drawing>
            <wp:inline distT="0" distB="0" distL="114300" distR="114300">
              <wp:extent cx="5724525" cy="1924050"/>
              <wp:effectExtent l="0" t="0" r="9525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4525" cy="1924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>
        <w:br w:type="textWrapping"/>
      </w:r>
      <w:r>
        <w:t>Б4. Запишите логическую функцию, которую реализует схема: два входа A и B подаются на элемент И, результат — на элемент НЕ.</w:t>
      </w:r>
      <w:r>
        <w:br w:type="textWrapping"/>
      </w:r>
      <w:ins w:id="159" w:author="bilol" w:date="2026-09-29T14:10:17Z">
        <w:r>
          <w:rPr>
            <w:rFonts w:hint="default"/>
            <w:lang w:val="en-US"/>
          </w:rPr>
          <w:t>F</w:t>
        </w:r>
      </w:ins>
      <w:ins w:id="160" w:author="bilol" w:date="2026-09-29T14:10:19Z">
        <w:r>
          <w:rPr>
            <w:rFonts w:hint="default"/>
            <w:lang w:val="en-US"/>
          </w:rPr>
          <w:t>=</w:t>
        </w:r>
      </w:ins>
      <w:ins w:id="161" w:author="bilol" w:date="2026-09-29T14:10:21Z">
        <w:r>
          <w:rPr>
            <w:rFonts w:hint="default"/>
            <w:lang w:val="en-US"/>
          </w:rPr>
          <w:t xml:space="preserve"> </w:t>
        </w:r>
      </w:ins>
      <w:ins w:id="162" w:author="bilol" w:date="2026-09-29T14:10:21Z">
        <w:r>
          <w:rPr>
            <w:rFonts w:hint="default"/>
            <w:lang w:val="ru-RU"/>
          </w:rPr>
          <w:t>НЕ</w:t>
        </w:r>
      </w:ins>
      <w:ins w:id="163" w:author="bilol" w:date="2026-09-29T14:10:23Z">
        <w:r>
          <w:rPr>
            <w:rFonts w:hint="default"/>
            <w:lang w:val="en-US"/>
          </w:rPr>
          <w:t xml:space="preserve"> </w:t>
        </w:r>
      </w:ins>
      <w:ins w:id="164" w:author="bilol" w:date="2026-09-29T14:10:25Z">
        <w:r>
          <w:rPr>
            <w:rFonts w:hint="default"/>
            <w:lang w:val="en-US"/>
          </w:rPr>
          <w:t>(</w:t>
        </w:r>
      </w:ins>
      <w:ins w:id="165" w:author="bilol" w:date="2026-09-29T14:10:27Z">
        <w:r>
          <w:rPr>
            <w:rFonts w:hint="default"/>
            <w:lang w:val="en-US"/>
          </w:rPr>
          <w:t>A</w:t>
        </w:r>
      </w:ins>
      <w:ins w:id="166" w:author="bilol" w:date="2026-09-29T14:10:28Z">
        <w:r>
          <w:rPr>
            <w:rFonts w:hint="default"/>
            <w:lang w:val="en-US"/>
          </w:rPr>
          <w:t xml:space="preserve"> </w:t>
        </w:r>
      </w:ins>
      <w:ins w:id="167" w:author="bilol" w:date="2026-09-29T14:10:30Z">
        <w:r>
          <w:rPr>
            <w:rFonts w:hint="default"/>
            <w:lang w:val="ru-RU"/>
          </w:rPr>
          <w:t>И</w:t>
        </w:r>
      </w:ins>
      <w:ins w:id="168" w:author="bilol" w:date="2026-09-29T14:10:31Z">
        <w:r>
          <w:rPr>
            <w:rFonts w:hint="default"/>
            <w:lang w:val="ru-RU"/>
          </w:rPr>
          <w:t xml:space="preserve"> </w:t>
        </w:r>
      </w:ins>
      <w:ins w:id="169" w:author="bilol" w:date="2026-09-29T14:10:33Z">
        <w:r>
          <w:rPr>
            <w:rFonts w:hint="default"/>
            <w:lang w:val="en-US"/>
          </w:rPr>
          <w:t>B</w:t>
        </w:r>
      </w:ins>
      <w:ins w:id="170" w:author="bilol" w:date="2026-09-29T14:10:34Z">
        <w:r>
          <w:rPr>
            <w:rFonts w:hint="default"/>
            <w:lang w:val="ru-RU"/>
          </w:rPr>
          <w:t>)</w:t>
        </w:r>
      </w:ins>
      <w:ins w:id="171" w:author="bilol" w:date="2026-09-29T14:10:35Z">
        <w:r>
          <w:rPr>
            <w:rFonts w:hint="default"/>
            <w:lang w:val="ru-RU"/>
          </w:rPr>
          <w:t xml:space="preserve"> </w:t>
        </w:r>
      </w:ins>
      <w:ins w:id="172" w:author="bilol" w:date="2026-09-29T14:10:36Z">
        <w:r>
          <w:rPr>
            <w:rFonts w:hint="default"/>
            <w:lang w:val="ru-RU"/>
          </w:rPr>
          <w:t>ил</w:t>
        </w:r>
      </w:ins>
      <w:ins w:id="173" w:author="bilol" w:date="2026-09-29T14:10:37Z">
        <w:r>
          <w:rPr>
            <w:rFonts w:hint="default"/>
            <w:lang w:val="ru-RU"/>
          </w:rPr>
          <w:t>и</w:t>
        </w:r>
      </w:ins>
      <w:ins w:id="174" w:author="bilol" w:date="2026-09-29T14:10:38Z">
        <w:r>
          <w:rPr>
            <w:rFonts w:hint="default"/>
            <w:lang w:val="ru-RU"/>
          </w:rPr>
          <w:t xml:space="preserve"> </w:t>
        </w:r>
      </w:ins>
      <w:ins w:id="175" w:author="bilol" w:date="2026-09-29T14:10:39Z">
        <w:r>
          <w:rPr>
            <w:rFonts w:hint="default"/>
            <w:lang w:val="en-US"/>
          </w:rPr>
          <w:t>F</w:t>
        </w:r>
      </w:ins>
      <w:ins w:id="176" w:author="bilol" w:date="2026-09-29T14:10:41Z">
        <w:r>
          <w:rPr>
            <w:rFonts w:hint="default"/>
            <w:lang w:val="en-US"/>
          </w:rPr>
          <w:t xml:space="preserve"> =</w:t>
        </w:r>
      </w:ins>
      <w:ins w:id="177" w:author="bilol" w:date="2026-09-29T14:10:43Z">
        <w:r>
          <w:rPr>
            <w:rFonts w:hint="default"/>
            <w:lang w:val="ru-RU"/>
          </w:rPr>
          <w:t xml:space="preserve"> </w:t>
        </w:r>
      </w:ins>
      <w:ins w:id="178" w:author="bilol" w:date="2026-09-29T14:10:47Z">
        <w:r>
          <w:rPr>
            <w:rFonts w:hint="default"/>
            <w:lang w:val="ru-RU"/>
          </w:rPr>
          <w:t>(</w:t>
        </w:r>
      </w:ins>
      <w:ins w:id="179" w:author="bilol" w:date="2026-09-29T14:10:50Z">
        <w:r>
          <w:rPr>
            <w:rFonts w:hint="default"/>
            <w:lang w:val="en-US"/>
          </w:rPr>
          <w:t>A</w:t>
        </w:r>
      </w:ins>
      <w:ins w:id="180" w:author="bilol" w:date="2026-09-29T14:10:51Z">
        <w:r>
          <w:rPr>
            <w:rFonts w:hint="default"/>
            <w:lang w:val="en-US"/>
          </w:rPr>
          <w:t xml:space="preserve"> </w:t>
        </w:r>
      </w:ins>
      <w:ins w:id="181" w:author="bilol" w:date="2026-09-29T14:10:56Z">
        <w:r>
          <w:rPr>
            <w:rFonts w:hint="default"/>
            <w:lang w:val="en-US"/>
          </w:rPr>
          <w:t>^</w:t>
        </w:r>
      </w:ins>
      <w:ins w:id="182" w:author="bilol" w:date="2026-09-29T14:10:59Z">
        <w:r>
          <w:rPr>
            <w:rFonts w:hint="default"/>
            <w:lang w:val="en-US"/>
          </w:rPr>
          <w:t>B</w:t>
        </w:r>
      </w:ins>
      <w:ins w:id="183" w:author="bilol" w:date="2026-09-29T14:11:00Z">
        <w:r>
          <w:rPr>
            <w:rFonts w:hint="default"/>
            <w:lang w:val="en-US"/>
          </w:rPr>
          <w:t>)</w:t>
        </w:r>
      </w:ins>
      <w:r>
        <w:br w:type="textWrapping"/>
      </w:r>
      <w:r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  <w:r>
        <w:br w:type="textWrapping"/>
      </w:r>
      <w:ins w:id="184" w:author="bilol" w:date="2026-09-29T14:12:53Z">
        <w:r>
          <w:rPr/>
          <w:drawing>
            <wp:inline distT="0" distB="0" distL="114300" distR="114300">
              <wp:extent cx="3819525" cy="1295400"/>
              <wp:effectExtent l="0" t="0" r="9525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9525" cy="1295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74E3598">
      <w:pPr>
        <w:pStyle w:val="4"/>
        <w:rPr>
          <w:ins w:id="186" w:author="bilol" w:date="2026-09-29T14:13:41Z"/>
          <w:rFonts w:hint="default"/>
          <w:lang w:val="en-US"/>
        </w:rPr>
      </w:pPr>
      <w:ins w:id="187" w:author="bilol" w:date="2026-09-29T14:13:09Z">
        <w:r>
          <w:rPr>
            <w:rFonts w:hint="default"/>
            <w:lang w:val="en-US"/>
          </w:rPr>
          <w:t>S</w:t>
        </w:r>
      </w:ins>
      <w:ins w:id="188" w:author="bilol" w:date="2026-09-29T14:13:10Z">
        <w:r>
          <w:rPr>
            <w:rFonts w:hint="default"/>
            <w:lang w:val="en-US"/>
          </w:rPr>
          <w:t>=</w:t>
        </w:r>
      </w:ins>
      <w:ins w:id="189" w:author="bilol" w:date="2026-09-29T14:13:12Z">
        <w:r>
          <w:rPr>
            <w:rFonts w:hint="default"/>
            <w:lang w:val="en-US"/>
          </w:rPr>
          <w:t>A</w:t>
        </w:r>
      </w:ins>
      <w:ins w:id="190" w:author="bilol" w:date="2026-09-29T14:13:28Z">
        <w:r>
          <w:rPr>
            <w:rFonts w:hint="default"/>
            <w:lang w:val="en-US"/>
          </w:rPr>
          <w:t xml:space="preserve"> </w:t>
        </w:r>
      </w:ins>
      <w:ins w:id="191" w:author="bilol" w:date="2026-09-29T14:13:31Z">
        <w:r>
          <w:rPr>
            <w:rFonts w:hint="default"/>
            <w:lang w:val="ru-RU"/>
          </w:rPr>
          <w:t>и</w:t>
        </w:r>
      </w:ins>
      <w:ins w:id="192" w:author="bilol" w:date="2026-09-29T14:13:32Z">
        <w:r>
          <w:rPr>
            <w:rFonts w:hint="default"/>
            <w:lang w:val="ru-RU"/>
          </w:rPr>
          <w:t>ли</w:t>
        </w:r>
      </w:ins>
      <w:ins w:id="193" w:author="bilol" w:date="2026-09-29T14:13:33Z">
        <w:r>
          <w:rPr>
            <w:rFonts w:hint="default"/>
            <w:lang w:val="ru-RU"/>
          </w:rPr>
          <w:t xml:space="preserve"> </w:t>
        </w:r>
      </w:ins>
      <w:ins w:id="194" w:author="bilol" w:date="2026-09-29T14:13:34Z">
        <w:r>
          <w:rPr>
            <w:rFonts w:hint="default"/>
            <w:lang w:val="en-US"/>
          </w:rPr>
          <w:t>B</w:t>
        </w:r>
      </w:ins>
      <w:ins w:id="195" w:author="bilol" w:date="2026-09-29T14:13:36Z">
        <w:r>
          <w:rPr>
            <w:rFonts w:hint="default"/>
            <w:lang w:val="en-US"/>
          </w:rPr>
          <w:t xml:space="preserve"> </w:t>
        </w:r>
      </w:ins>
    </w:p>
    <w:p w14:paraId="57ECCD58">
      <w:pPr>
        <w:pStyle w:val="4"/>
        <w:rPr>
          <w:ins w:id="196" w:author="bilol" w:date="2026-09-29T14:15:39Z"/>
          <w:rFonts w:hint="default"/>
          <w:lang w:val="ru-RU"/>
        </w:rPr>
      </w:pPr>
      <w:ins w:id="197" w:author="bilol" w:date="2026-09-29T14:13:43Z">
        <w:r>
          <w:rPr>
            <w:rFonts w:hint="default"/>
            <w:lang w:val="en-US"/>
          </w:rPr>
          <w:t>P</w:t>
        </w:r>
      </w:ins>
      <w:ins w:id="198" w:author="bilol" w:date="2026-09-29T14:13:45Z">
        <w:r>
          <w:rPr>
            <w:rFonts w:hint="default"/>
            <w:lang w:val="en-US"/>
          </w:rPr>
          <w:t>=</w:t>
        </w:r>
      </w:ins>
      <w:ins w:id="199" w:author="bilol" w:date="2026-09-29T14:13:46Z">
        <w:r>
          <w:rPr>
            <w:rFonts w:hint="default"/>
            <w:lang w:val="en-US"/>
          </w:rPr>
          <w:t xml:space="preserve"> A</w:t>
        </w:r>
      </w:ins>
      <w:ins w:id="200" w:author="bilol" w:date="2026-09-29T14:13:52Z">
        <w:r>
          <w:rPr>
            <w:rFonts w:hint="default"/>
            <w:lang w:val="en-US"/>
          </w:rPr>
          <w:t>^</w:t>
        </w:r>
      </w:ins>
      <w:ins w:id="201" w:author="bilol" w:date="2026-09-29T14:13:54Z">
        <w:r>
          <w:rPr>
            <w:rFonts w:hint="default"/>
            <w:lang w:val="en-US"/>
          </w:rPr>
          <w:t>B</w:t>
        </w:r>
      </w:ins>
      <w:r>
        <w:br w:type="textWrapping"/>
      </w:r>
      <w:r>
        <w:t>---</w:t>
      </w:r>
      <w:r>
        <w:br w:type="textWrapping"/>
      </w:r>
      <w:r>
        <w:br w:type="textWrapping"/>
      </w:r>
      <w:r>
        <w:t>Часть В. Развёрнутые ответы</w:t>
      </w:r>
      <w:r>
        <w:br w:type="textWrapping"/>
      </w:r>
      <w:r>
        <w:br w:type="textWrapping"/>
      </w:r>
      <w:r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  <w:r>
        <w:br w:type="textWrapping"/>
      </w:r>
      <w:ins w:id="202" w:author="bilol" w:date="2026-09-29T14:14:25Z">
        <w:r>
          <w:rPr>
            <w:rFonts w:hint="default"/>
            <w:lang w:val="ru-RU"/>
          </w:rPr>
          <w:t>Алу</w:t>
        </w:r>
      </w:ins>
      <w:ins w:id="203" w:author="bilol" w:date="2026-09-29T14:14:27Z">
        <w:r>
          <w:rPr>
            <w:rFonts w:hint="default"/>
            <w:lang w:val="ru-RU"/>
          </w:rPr>
          <w:t>-</w:t>
        </w:r>
      </w:ins>
      <w:ins w:id="204" w:author="bilol" w:date="2026-09-29T14:14:32Z">
        <w:r>
          <w:rPr>
            <w:rFonts w:hint="default"/>
            <w:lang w:val="ru-RU"/>
          </w:rPr>
          <w:t>а</w:t>
        </w:r>
      </w:ins>
      <w:ins w:id="205" w:author="bilol" w:date="2026-09-29T14:14:33Z">
        <w:r>
          <w:rPr>
            <w:rFonts w:hint="default"/>
            <w:lang w:val="ru-RU"/>
          </w:rPr>
          <w:t>ри</w:t>
        </w:r>
      </w:ins>
      <w:ins w:id="206" w:author="bilol" w:date="2026-09-29T14:14:34Z">
        <w:r>
          <w:rPr>
            <w:rFonts w:hint="default"/>
            <w:lang w:val="ru-RU"/>
          </w:rPr>
          <w:t>фме</w:t>
        </w:r>
      </w:ins>
      <w:ins w:id="207" w:author="bilol" w:date="2026-09-29T14:14:35Z">
        <w:r>
          <w:rPr>
            <w:rFonts w:hint="default"/>
            <w:lang w:val="ru-RU"/>
          </w:rPr>
          <w:t>т</w:t>
        </w:r>
      </w:ins>
      <w:ins w:id="208" w:author="bilol" w:date="2026-09-29T14:14:44Z">
        <w:r>
          <w:rPr>
            <w:rFonts w:hint="default"/>
            <w:lang w:val="ru-RU"/>
          </w:rPr>
          <w:t>и</w:t>
        </w:r>
      </w:ins>
      <w:ins w:id="209" w:author="bilol" w:date="2026-09-29T14:14:48Z">
        <w:r>
          <w:rPr>
            <w:rFonts w:hint="default"/>
            <w:lang w:val="ru-RU"/>
          </w:rPr>
          <w:t>ческ</w:t>
        </w:r>
      </w:ins>
      <w:ins w:id="210" w:author="bilol" w:date="2026-09-29T14:14:49Z">
        <w:r>
          <w:rPr>
            <w:rFonts w:hint="default"/>
            <w:lang w:val="ru-RU"/>
          </w:rPr>
          <w:t>ое л</w:t>
        </w:r>
      </w:ins>
      <w:ins w:id="211" w:author="bilol" w:date="2026-09-29T14:14:50Z">
        <w:r>
          <w:rPr>
            <w:rFonts w:hint="default"/>
            <w:lang w:val="ru-RU"/>
          </w:rPr>
          <w:t>оги</w:t>
        </w:r>
      </w:ins>
      <w:ins w:id="212" w:author="bilol" w:date="2026-09-29T14:14:51Z">
        <w:r>
          <w:rPr>
            <w:rFonts w:hint="default"/>
            <w:lang w:val="ru-RU"/>
          </w:rPr>
          <w:t>чес</w:t>
        </w:r>
      </w:ins>
      <w:ins w:id="213" w:author="bilol" w:date="2026-09-29T14:14:52Z">
        <w:r>
          <w:rPr>
            <w:rFonts w:hint="default"/>
            <w:lang w:val="ru-RU"/>
          </w:rPr>
          <w:t>кое</w:t>
        </w:r>
      </w:ins>
      <w:ins w:id="214" w:author="bilol" w:date="2026-09-29T14:14:54Z">
        <w:r>
          <w:rPr>
            <w:rFonts w:hint="default"/>
            <w:lang w:val="ru-RU"/>
          </w:rPr>
          <w:t xml:space="preserve"> ус</w:t>
        </w:r>
      </w:ins>
      <w:ins w:id="215" w:author="bilol" w:date="2026-09-29T14:14:55Z">
        <w:r>
          <w:rPr>
            <w:rFonts w:hint="default"/>
            <w:lang w:val="ru-RU"/>
          </w:rPr>
          <w:t>трой</w:t>
        </w:r>
      </w:ins>
      <w:ins w:id="216" w:author="bilol" w:date="2026-09-29T14:14:56Z">
        <w:r>
          <w:rPr>
            <w:rFonts w:hint="default"/>
            <w:lang w:val="ru-RU"/>
          </w:rPr>
          <w:t>ст</w:t>
        </w:r>
      </w:ins>
      <w:ins w:id="217" w:author="bilol" w:date="2026-09-29T14:14:57Z">
        <w:r>
          <w:rPr>
            <w:rFonts w:hint="default"/>
            <w:lang w:val="ru-RU"/>
          </w:rPr>
          <w:t>во</w:t>
        </w:r>
      </w:ins>
      <w:ins w:id="218" w:author="bilol" w:date="2026-09-29T14:15:21Z">
        <w:r>
          <w:rPr>
            <w:rFonts w:hint="default"/>
            <w:lang w:val="ru-RU"/>
          </w:rPr>
          <w:t xml:space="preserve"> </w:t>
        </w:r>
      </w:ins>
      <w:ins w:id="219" w:author="bilol" w:date="2026-09-29T14:15:26Z">
        <w:r>
          <w:rPr>
            <w:rFonts w:hint="default"/>
            <w:lang w:val="ru-RU"/>
          </w:rPr>
          <w:t>вы</w:t>
        </w:r>
      </w:ins>
      <w:ins w:id="220" w:author="bilol" w:date="2026-09-29T14:15:27Z">
        <w:r>
          <w:rPr>
            <w:rFonts w:hint="default"/>
            <w:lang w:val="ru-RU"/>
          </w:rPr>
          <w:t>пол</w:t>
        </w:r>
      </w:ins>
      <w:ins w:id="221" w:author="bilol" w:date="2026-09-29T14:15:28Z">
        <w:r>
          <w:rPr>
            <w:rFonts w:hint="default"/>
            <w:lang w:val="ru-RU"/>
          </w:rPr>
          <w:t xml:space="preserve">няет </w:t>
        </w:r>
      </w:ins>
      <w:ins w:id="222" w:author="bilol" w:date="2026-09-29T14:15:29Z">
        <w:r>
          <w:rPr>
            <w:rFonts w:hint="default"/>
            <w:lang w:val="ru-RU"/>
          </w:rPr>
          <w:t>логи</w:t>
        </w:r>
      </w:ins>
      <w:ins w:id="223" w:author="bilol" w:date="2026-09-29T14:15:30Z">
        <w:r>
          <w:rPr>
            <w:rFonts w:hint="default"/>
            <w:lang w:val="ru-RU"/>
          </w:rPr>
          <w:t>чес</w:t>
        </w:r>
      </w:ins>
      <w:ins w:id="224" w:author="bilol" w:date="2026-09-29T14:15:31Z">
        <w:r>
          <w:rPr>
            <w:rFonts w:hint="default"/>
            <w:lang w:val="ru-RU"/>
          </w:rPr>
          <w:t>кое</w:t>
        </w:r>
      </w:ins>
      <w:ins w:id="225" w:author="bilol" w:date="2026-09-29T14:15:32Z">
        <w:r>
          <w:rPr>
            <w:rFonts w:hint="default"/>
            <w:lang w:val="ru-RU"/>
          </w:rPr>
          <w:t xml:space="preserve"> </w:t>
        </w:r>
      </w:ins>
      <w:ins w:id="226" w:author="bilol" w:date="2026-09-29T14:15:34Z">
        <w:r>
          <w:rPr>
            <w:rFonts w:hint="default"/>
            <w:lang w:val="ru-RU"/>
          </w:rPr>
          <w:t>о</w:t>
        </w:r>
      </w:ins>
      <w:ins w:id="227" w:author="bilol" w:date="2026-09-29T14:15:35Z">
        <w:r>
          <w:rPr>
            <w:rFonts w:hint="default"/>
            <w:lang w:val="ru-RU"/>
          </w:rPr>
          <w:t>пер</w:t>
        </w:r>
      </w:ins>
      <w:ins w:id="228" w:author="bilol" w:date="2026-09-29T14:15:36Z">
        <w:r>
          <w:rPr>
            <w:rFonts w:hint="default"/>
            <w:lang w:val="ru-RU"/>
          </w:rPr>
          <w:t>а</w:t>
        </w:r>
      </w:ins>
      <w:ins w:id="229" w:author="bilol" w:date="2026-09-29T14:15:37Z">
        <w:r>
          <w:rPr>
            <w:rFonts w:hint="default"/>
            <w:lang w:val="ru-RU"/>
          </w:rPr>
          <w:t>цию</w:t>
        </w:r>
      </w:ins>
    </w:p>
    <w:p w14:paraId="2841AC3D">
      <w:pPr>
        <w:pStyle w:val="4"/>
        <w:rPr>
          <w:ins w:id="230" w:author="bilol" w:date="2026-09-29T14:16:06Z"/>
          <w:rFonts w:hint="default"/>
          <w:lang w:val="ru-RU"/>
        </w:rPr>
      </w:pPr>
      <w:ins w:id="231" w:author="bilol" w:date="2026-09-29T14:15:42Z">
        <w:r>
          <w:rPr>
            <w:rFonts w:hint="default"/>
            <w:lang w:val="ru-RU"/>
          </w:rPr>
          <w:t>Уу</w:t>
        </w:r>
      </w:ins>
      <w:ins w:id="232" w:author="bilol" w:date="2026-09-29T14:15:43Z">
        <w:r>
          <w:rPr>
            <w:rFonts w:hint="default"/>
            <w:lang w:val="ru-RU"/>
          </w:rPr>
          <w:t>-</w:t>
        </w:r>
      </w:ins>
      <w:ins w:id="233" w:author="bilol" w:date="2026-09-29T14:15:46Z">
        <w:r>
          <w:rPr>
            <w:rFonts w:hint="default"/>
            <w:lang w:val="ru-RU"/>
          </w:rPr>
          <w:t>у</w:t>
        </w:r>
      </w:ins>
      <w:ins w:id="234" w:author="bilol" w:date="2026-09-29T14:15:47Z">
        <w:r>
          <w:rPr>
            <w:rFonts w:hint="default"/>
            <w:lang w:val="ru-RU"/>
          </w:rPr>
          <w:t>стро</w:t>
        </w:r>
      </w:ins>
      <w:ins w:id="235" w:author="bilol" w:date="2026-09-29T14:15:48Z">
        <w:r>
          <w:rPr>
            <w:rFonts w:hint="default"/>
            <w:lang w:val="ru-RU"/>
          </w:rPr>
          <w:t>йства</w:t>
        </w:r>
      </w:ins>
      <w:ins w:id="236" w:author="bilol" w:date="2026-09-29T14:15:49Z">
        <w:r>
          <w:rPr>
            <w:rFonts w:hint="default"/>
            <w:lang w:val="ru-RU"/>
          </w:rPr>
          <w:t xml:space="preserve"> у</w:t>
        </w:r>
      </w:ins>
      <w:ins w:id="237" w:author="bilol" w:date="2026-09-29T14:15:52Z">
        <w:r>
          <w:rPr>
            <w:rFonts w:hint="default"/>
            <w:lang w:val="ru-RU"/>
          </w:rPr>
          <w:t>правл</w:t>
        </w:r>
      </w:ins>
      <w:ins w:id="238" w:author="bilol" w:date="2026-09-29T14:15:53Z">
        <w:r>
          <w:rPr>
            <w:rFonts w:hint="default"/>
            <w:lang w:val="ru-RU"/>
          </w:rPr>
          <w:t>ение</w:t>
        </w:r>
      </w:ins>
      <w:ins w:id="239" w:author="bilol" w:date="2026-09-29T14:15:56Z">
        <w:r>
          <w:rPr>
            <w:rFonts w:hint="default"/>
            <w:lang w:val="ru-RU"/>
          </w:rPr>
          <w:t xml:space="preserve"> </w:t>
        </w:r>
      </w:ins>
      <w:ins w:id="240" w:author="bilol" w:date="2026-09-29T14:15:58Z">
        <w:r>
          <w:rPr>
            <w:rFonts w:hint="default"/>
            <w:lang w:val="ru-RU"/>
          </w:rPr>
          <w:t>упра</w:t>
        </w:r>
      </w:ins>
      <w:ins w:id="241" w:author="bilol" w:date="2026-09-29T14:15:59Z">
        <w:r>
          <w:rPr>
            <w:rFonts w:hint="default"/>
            <w:lang w:val="ru-RU"/>
          </w:rPr>
          <w:t>вля</w:t>
        </w:r>
      </w:ins>
      <w:ins w:id="242" w:author="bilol" w:date="2026-09-29T14:16:00Z">
        <w:r>
          <w:rPr>
            <w:rFonts w:hint="default"/>
            <w:lang w:val="ru-RU"/>
          </w:rPr>
          <w:t>ет в</w:t>
        </w:r>
      </w:ins>
      <w:ins w:id="243" w:author="bilol" w:date="2026-09-29T14:16:01Z">
        <w:r>
          <w:rPr>
            <w:rFonts w:hint="default"/>
            <w:lang w:val="ru-RU"/>
          </w:rPr>
          <w:t>семи</w:t>
        </w:r>
      </w:ins>
      <w:ins w:id="244" w:author="bilol" w:date="2026-09-29T14:16:02Z">
        <w:r>
          <w:rPr>
            <w:rFonts w:hint="default"/>
            <w:lang w:val="ru-RU"/>
          </w:rPr>
          <w:t xml:space="preserve"> уст</w:t>
        </w:r>
      </w:ins>
      <w:ins w:id="245" w:author="bilol" w:date="2026-09-29T14:16:03Z">
        <w:r>
          <w:rPr>
            <w:rFonts w:hint="default"/>
            <w:lang w:val="ru-RU"/>
          </w:rPr>
          <w:t>рой</w:t>
        </w:r>
      </w:ins>
      <w:ins w:id="246" w:author="bilol" w:date="2026-09-29T14:16:04Z">
        <w:r>
          <w:rPr>
            <w:rFonts w:hint="default"/>
            <w:lang w:val="ru-RU"/>
          </w:rPr>
          <w:t>ства</w:t>
        </w:r>
      </w:ins>
      <w:ins w:id="247" w:author="bilol" w:date="2026-09-29T14:16:05Z">
        <w:r>
          <w:rPr>
            <w:rFonts w:hint="default"/>
            <w:lang w:val="ru-RU"/>
          </w:rPr>
          <w:t>ми</w:t>
        </w:r>
      </w:ins>
    </w:p>
    <w:p w14:paraId="1150B3C7">
      <w:pPr>
        <w:pStyle w:val="4"/>
        <w:rPr>
          <w:ins w:id="248" w:author="bilol" w:date="2026-09-29T14:16:34Z"/>
          <w:rFonts w:hint="default"/>
          <w:lang w:val="ru-RU"/>
        </w:rPr>
      </w:pPr>
      <w:ins w:id="249" w:author="bilol" w:date="2026-09-29T14:16:09Z">
        <w:r>
          <w:rPr>
            <w:rFonts w:hint="default"/>
            <w:lang w:val="ru-RU"/>
          </w:rPr>
          <w:t>П</w:t>
        </w:r>
      </w:ins>
      <w:ins w:id="250" w:author="bilol" w:date="2026-09-29T14:16:10Z">
        <w:r>
          <w:rPr>
            <w:rFonts w:hint="default"/>
            <w:lang w:val="ru-RU"/>
          </w:rPr>
          <w:t>амя</w:t>
        </w:r>
      </w:ins>
      <w:ins w:id="251" w:author="bilol" w:date="2026-09-29T14:16:11Z">
        <w:r>
          <w:rPr>
            <w:rFonts w:hint="default"/>
            <w:lang w:val="ru-RU"/>
          </w:rPr>
          <w:t xml:space="preserve">ть </w:t>
        </w:r>
      </w:ins>
      <w:ins w:id="252" w:author="bilol" w:date="2026-09-29T14:16:15Z">
        <w:r>
          <w:rPr>
            <w:rFonts w:hint="default"/>
            <w:lang w:val="ru-RU"/>
          </w:rPr>
          <w:t>о</w:t>
        </w:r>
      </w:ins>
      <w:ins w:id="253" w:author="bilol" w:date="2026-09-29T14:16:16Z">
        <w:r>
          <w:rPr>
            <w:rFonts w:hint="default"/>
            <w:lang w:val="ru-RU"/>
          </w:rPr>
          <w:t>зу</w:t>
        </w:r>
      </w:ins>
      <w:ins w:id="254" w:author="bilol" w:date="2026-09-29T14:16:18Z">
        <w:r>
          <w:rPr>
            <w:rFonts w:hint="default"/>
            <w:lang w:val="ru-RU"/>
          </w:rPr>
          <w:t xml:space="preserve">- </w:t>
        </w:r>
      </w:ins>
      <w:ins w:id="255" w:author="bilol" w:date="2026-09-29T14:16:19Z">
        <w:r>
          <w:rPr>
            <w:rFonts w:hint="default"/>
            <w:lang w:val="ru-RU"/>
          </w:rPr>
          <w:t>хр</w:t>
        </w:r>
      </w:ins>
      <w:ins w:id="256" w:author="bilol" w:date="2026-09-29T14:16:20Z">
        <w:r>
          <w:rPr>
            <w:rFonts w:hint="default"/>
            <w:lang w:val="ru-RU"/>
          </w:rPr>
          <w:t>ант</w:t>
        </w:r>
      </w:ins>
      <w:ins w:id="257" w:author="bilol" w:date="2026-09-29T14:16:23Z">
        <w:r>
          <w:rPr>
            <w:rFonts w:hint="default"/>
            <w:lang w:val="ru-RU"/>
          </w:rPr>
          <w:t>да</w:t>
        </w:r>
      </w:ins>
      <w:ins w:id="258" w:author="bilol" w:date="2026-09-29T14:16:24Z">
        <w:r>
          <w:rPr>
            <w:rFonts w:hint="default"/>
            <w:lang w:val="ru-RU"/>
          </w:rPr>
          <w:t>нные</w:t>
        </w:r>
      </w:ins>
      <w:ins w:id="259" w:author="bilol" w:date="2026-09-29T14:16:27Z">
        <w:r>
          <w:rPr>
            <w:rFonts w:hint="default"/>
            <w:lang w:val="ru-RU"/>
          </w:rPr>
          <w:t xml:space="preserve"> </w:t>
        </w:r>
      </w:ins>
      <w:ins w:id="260" w:author="bilol" w:date="2026-09-29T14:16:28Z">
        <w:r>
          <w:rPr>
            <w:rFonts w:hint="default"/>
            <w:lang w:val="ru-RU"/>
          </w:rPr>
          <w:t>в</w:t>
        </w:r>
      </w:ins>
      <w:ins w:id="261" w:author="bilol" w:date="2026-09-29T14:16:29Z">
        <w:r>
          <w:rPr>
            <w:rFonts w:hint="default"/>
            <w:lang w:val="ru-RU"/>
          </w:rPr>
          <w:t xml:space="preserve"> дво</w:t>
        </w:r>
      </w:ins>
      <w:ins w:id="262" w:author="bilol" w:date="2026-09-29T14:16:30Z">
        <w:r>
          <w:rPr>
            <w:rFonts w:hint="default"/>
            <w:lang w:val="ru-RU"/>
          </w:rPr>
          <w:t>ичн</w:t>
        </w:r>
      </w:ins>
      <w:ins w:id="263" w:author="bilol" w:date="2026-09-29T14:16:31Z">
        <w:r>
          <w:rPr>
            <w:rFonts w:hint="default"/>
            <w:lang w:val="ru-RU"/>
          </w:rPr>
          <w:t>ой си</w:t>
        </w:r>
      </w:ins>
      <w:ins w:id="264" w:author="bilol" w:date="2026-09-29T14:16:32Z">
        <w:r>
          <w:rPr>
            <w:rFonts w:hint="default"/>
            <w:lang w:val="ru-RU"/>
          </w:rPr>
          <w:t>стем</w:t>
        </w:r>
      </w:ins>
      <w:ins w:id="265" w:author="bilol" w:date="2026-09-29T14:16:33Z">
        <w:r>
          <w:rPr>
            <w:rFonts w:hint="default"/>
            <w:lang w:val="ru-RU"/>
          </w:rPr>
          <w:t>е</w:t>
        </w:r>
      </w:ins>
    </w:p>
    <w:p w14:paraId="6399FE7B">
      <w:pPr>
        <w:pStyle w:val="4"/>
        <w:rPr>
          <w:ins w:id="266" w:author="bilol" w:date="2026-09-29T14:17:11Z"/>
          <w:rFonts w:hint="default"/>
          <w:lang w:val="ru-RU"/>
        </w:rPr>
      </w:pPr>
      <w:ins w:id="267" w:author="bilol" w:date="2026-09-29T14:16:38Z">
        <w:r>
          <w:rPr>
            <w:rFonts w:hint="default"/>
            <w:lang w:val="ru-RU"/>
          </w:rPr>
          <w:t>У</w:t>
        </w:r>
      </w:ins>
      <w:ins w:id="268" w:author="bilol" w:date="2026-09-29T14:16:39Z">
        <w:r>
          <w:rPr>
            <w:rFonts w:hint="default"/>
            <w:lang w:val="ru-RU"/>
          </w:rPr>
          <w:t>стро</w:t>
        </w:r>
      </w:ins>
      <w:ins w:id="269" w:author="bilol" w:date="2026-09-29T14:16:40Z">
        <w:r>
          <w:rPr>
            <w:rFonts w:hint="default"/>
            <w:lang w:val="ru-RU"/>
          </w:rPr>
          <w:t>йства</w:t>
        </w:r>
      </w:ins>
      <w:ins w:id="270" w:author="bilol" w:date="2026-09-29T14:16:41Z">
        <w:r>
          <w:rPr>
            <w:rFonts w:hint="default"/>
            <w:lang w:val="ru-RU"/>
          </w:rPr>
          <w:t xml:space="preserve"> вв</w:t>
        </w:r>
      </w:ins>
      <w:ins w:id="271" w:author="bilol" w:date="2026-09-29T14:16:42Z">
        <w:r>
          <w:rPr>
            <w:rFonts w:hint="default"/>
            <w:lang w:val="ru-RU"/>
          </w:rPr>
          <w:t xml:space="preserve">ода </w:t>
        </w:r>
      </w:ins>
      <w:ins w:id="272" w:author="bilol" w:date="2026-09-29T14:16:43Z">
        <w:r>
          <w:rPr>
            <w:rFonts w:hint="default"/>
            <w:lang w:val="ru-RU"/>
          </w:rPr>
          <w:t>и вы</w:t>
        </w:r>
      </w:ins>
      <w:ins w:id="273" w:author="bilol" w:date="2026-09-29T14:16:44Z">
        <w:r>
          <w:rPr>
            <w:rFonts w:hint="default"/>
            <w:lang w:val="ru-RU"/>
          </w:rPr>
          <w:t>вод</w:t>
        </w:r>
      </w:ins>
      <w:ins w:id="274" w:author="bilol" w:date="2026-09-29T14:16:45Z">
        <w:r>
          <w:rPr>
            <w:rFonts w:hint="default"/>
            <w:lang w:val="ru-RU"/>
          </w:rPr>
          <w:t>а</w:t>
        </w:r>
      </w:ins>
      <w:ins w:id="275" w:author="bilol" w:date="2026-09-29T14:16:48Z">
        <w:r>
          <w:rPr>
            <w:rFonts w:hint="default"/>
            <w:lang w:val="ru-RU"/>
          </w:rPr>
          <w:t xml:space="preserve">- </w:t>
        </w:r>
      </w:ins>
      <w:ins w:id="276" w:author="bilol" w:date="2026-09-29T14:16:51Z">
        <w:r>
          <w:rPr>
            <w:rFonts w:hint="default"/>
            <w:lang w:val="ru-RU"/>
          </w:rPr>
          <w:t>кл</w:t>
        </w:r>
      </w:ins>
      <w:ins w:id="277" w:author="bilol" w:date="2026-09-29T14:16:52Z">
        <w:r>
          <w:rPr>
            <w:rFonts w:hint="default"/>
            <w:lang w:val="ru-RU"/>
          </w:rPr>
          <w:t>ави</w:t>
        </w:r>
      </w:ins>
      <w:ins w:id="278" w:author="bilol" w:date="2026-09-29T14:16:53Z">
        <w:r>
          <w:rPr>
            <w:rFonts w:hint="default"/>
            <w:lang w:val="ru-RU"/>
          </w:rPr>
          <w:t>ат</w:t>
        </w:r>
      </w:ins>
      <w:ins w:id="279" w:author="bilol" w:date="2026-09-29T14:16:54Z">
        <w:r>
          <w:rPr>
            <w:rFonts w:hint="default"/>
            <w:lang w:val="ru-RU"/>
          </w:rPr>
          <w:t xml:space="preserve">ура </w:t>
        </w:r>
      </w:ins>
      <w:ins w:id="280" w:author="bilol" w:date="2026-09-29T14:16:56Z">
        <w:r>
          <w:rPr>
            <w:rFonts w:hint="default"/>
            <w:lang w:val="ru-RU"/>
          </w:rPr>
          <w:t>мыш</w:t>
        </w:r>
      </w:ins>
      <w:ins w:id="281" w:author="bilol" w:date="2026-09-29T14:16:57Z">
        <w:r>
          <w:rPr>
            <w:rFonts w:hint="default"/>
            <w:lang w:val="ru-RU"/>
          </w:rPr>
          <w:t>ка и</w:t>
        </w:r>
      </w:ins>
      <w:ins w:id="282" w:author="bilol" w:date="2026-09-29T14:16:58Z">
        <w:r>
          <w:rPr>
            <w:rFonts w:hint="default"/>
            <w:lang w:val="ru-RU"/>
          </w:rPr>
          <w:t xml:space="preserve"> </w:t>
        </w:r>
      </w:ins>
      <w:ins w:id="283" w:author="bilol" w:date="2026-09-29T14:16:59Z">
        <w:r>
          <w:rPr>
            <w:rFonts w:hint="default"/>
            <w:lang w:val="ru-RU"/>
          </w:rPr>
          <w:t>мони</w:t>
        </w:r>
      </w:ins>
      <w:ins w:id="284" w:author="bilol" w:date="2026-09-29T14:17:00Z">
        <w:r>
          <w:rPr>
            <w:rFonts w:hint="default"/>
            <w:lang w:val="ru-RU"/>
          </w:rPr>
          <w:t>тор</w:t>
        </w:r>
      </w:ins>
    </w:p>
    <w:p w14:paraId="40F833FF">
      <w:pPr>
        <w:pStyle w:val="4"/>
        <w:rPr>
          <w:ins w:id="285" w:author="bilol" w:date="2026-09-29T14:19:06Z"/>
          <w:rFonts w:hint="default"/>
          <w:lang w:val="ru-RU"/>
        </w:rPr>
      </w:pPr>
      <w:ins w:id="286" w:author="bilol" w:date="2026-09-29T14:17:24Z">
        <w:r>
          <w:rPr>
            <w:rFonts w:hint="default"/>
            <w:lang w:val="ru-RU"/>
          </w:rPr>
          <w:t>Ком</w:t>
        </w:r>
      </w:ins>
      <w:ins w:id="287" w:author="bilol" w:date="2026-09-29T14:17:25Z">
        <w:r>
          <w:rPr>
            <w:rFonts w:hint="default"/>
            <w:lang w:val="ru-RU"/>
          </w:rPr>
          <w:t>пю</w:t>
        </w:r>
      </w:ins>
      <w:ins w:id="288" w:author="bilol" w:date="2026-09-29T14:17:26Z">
        <w:r>
          <w:rPr>
            <w:rFonts w:hint="default"/>
            <w:lang w:val="ru-RU"/>
          </w:rPr>
          <w:t xml:space="preserve">тор </w:t>
        </w:r>
      </w:ins>
      <w:ins w:id="289" w:author="bilol" w:date="2026-09-29T14:17:27Z">
        <w:r>
          <w:rPr>
            <w:rFonts w:hint="default"/>
            <w:lang w:val="ru-RU"/>
          </w:rPr>
          <w:t>может</w:t>
        </w:r>
      </w:ins>
      <w:ins w:id="290" w:author="bilol" w:date="2026-09-29T14:17:28Z">
        <w:r>
          <w:rPr>
            <w:rFonts w:hint="default"/>
            <w:lang w:val="ru-RU"/>
          </w:rPr>
          <w:t xml:space="preserve"> </w:t>
        </w:r>
      </w:ins>
      <w:ins w:id="291" w:author="bilol" w:date="2026-09-29T14:17:30Z">
        <w:r>
          <w:rPr>
            <w:rFonts w:hint="default"/>
            <w:lang w:val="ru-RU"/>
          </w:rPr>
          <w:t>о</w:t>
        </w:r>
      </w:ins>
      <w:ins w:id="292" w:author="bilol" w:date="2026-09-29T14:17:31Z">
        <w:r>
          <w:rPr>
            <w:rFonts w:hint="default"/>
            <w:lang w:val="ru-RU"/>
          </w:rPr>
          <w:t>бра</w:t>
        </w:r>
      </w:ins>
      <w:ins w:id="293" w:author="bilol" w:date="2026-09-29T14:17:32Z">
        <w:r>
          <w:rPr>
            <w:rFonts w:hint="default"/>
            <w:lang w:val="ru-RU"/>
          </w:rPr>
          <w:t>бат</w:t>
        </w:r>
      </w:ins>
      <w:ins w:id="294" w:author="bilol" w:date="2026-09-29T14:17:33Z">
        <w:r>
          <w:rPr>
            <w:rFonts w:hint="default"/>
            <w:lang w:val="ru-RU"/>
          </w:rPr>
          <w:t>ывать</w:t>
        </w:r>
      </w:ins>
      <w:ins w:id="295" w:author="bilol" w:date="2026-09-29T14:17:34Z">
        <w:r>
          <w:rPr>
            <w:rFonts w:hint="default"/>
            <w:lang w:val="ru-RU"/>
          </w:rPr>
          <w:t xml:space="preserve"> дан</w:t>
        </w:r>
      </w:ins>
      <w:ins w:id="296" w:author="bilol" w:date="2026-09-29T14:17:35Z">
        <w:r>
          <w:rPr>
            <w:rFonts w:hint="default"/>
            <w:lang w:val="ru-RU"/>
          </w:rPr>
          <w:t xml:space="preserve">ые </w:t>
        </w:r>
      </w:ins>
      <w:ins w:id="297" w:author="bilol" w:date="2026-09-29T14:17:36Z">
        <w:r>
          <w:rPr>
            <w:rFonts w:hint="default"/>
            <w:lang w:val="ru-RU"/>
          </w:rPr>
          <w:t>также</w:t>
        </w:r>
      </w:ins>
      <w:ins w:id="298" w:author="bilol" w:date="2026-09-29T14:17:37Z">
        <w:r>
          <w:rPr>
            <w:rFonts w:hint="default"/>
            <w:lang w:val="ru-RU"/>
          </w:rPr>
          <w:t xml:space="preserve"> </w:t>
        </w:r>
      </w:ins>
      <w:ins w:id="299" w:author="bilol" w:date="2026-09-29T14:17:40Z">
        <w:r>
          <w:rPr>
            <w:rFonts w:hint="default"/>
            <w:lang w:val="ru-RU"/>
          </w:rPr>
          <w:t>как</w:t>
        </w:r>
      </w:ins>
      <w:ins w:id="300" w:author="bilol" w:date="2026-09-29T14:17:41Z">
        <w:r>
          <w:rPr>
            <w:rFonts w:hint="default"/>
            <w:lang w:val="ru-RU"/>
          </w:rPr>
          <w:t xml:space="preserve"> и </w:t>
        </w:r>
      </w:ins>
      <w:ins w:id="301" w:author="bilol" w:date="2026-09-29T14:17:42Z">
        <w:r>
          <w:rPr>
            <w:rFonts w:hint="default"/>
            <w:lang w:val="ru-RU"/>
          </w:rPr>
          <w:t>д</w:t>
        </w:r>
      </w:ins>
      <w:ins w:id="302" w:author="bilol" w:date="2026-09-29T14:17:43Z">
        <w:r>
          <w:rPr>
            <w:rFonts w:hint="default"/>
            <w:lang w:val="ru-RU"/>
          </w:rPr>
          <w:t>анны</w:t>
        </w:r>
      </w:ins>
      <w:ins w:id="303" w:author="bilol" w:date="2026-09-29T14:17:44Z">
        <w:r>
          <w:rPr>
            <w:rFonts w:hint="default"/>
            <w:lang w:val="ru-RU"/>
          </w:rPr>
          <w:t>е</w:t>
        </w:r>
      </w:ins>
      <w:ins w:id="304" w:author="bilol" w:date="2026-09-29T14:17:53Z">
        <w:r>
          <w:rPr>
            <w:rFonts w:hint="default"/>
            <w:lang w:val="ru-RU"/>
          </w:rPr>
          <w:t xml:space="preserve"> ч</w:t>
        </w:r>
      </w:ins>
      <w:ins w:id="305" w:author="bilol" w:date="2026-09-29T14:17:54Z">
        <w:r>
          <w:rPr>
            <w:rFonts w:hint="default"/>
            <w:lang w:val="ru-RU"/>
          </w:rPr>
          <w:t>то об</w:t>
        </w:r>
      </w:ins>
      <w:ins w:id="306" w:author="bilol" w:date="2026-09-29T14:17:55Z">
        <w:r>
          <w:rPr>
            <w:rFonts w:hint="default"/>
            <w:lang w:val="ru-RU"/>
          </w:rPr>
          <w:t>есп</w:t>
        </w:r>
      </w:ins>
      <w:ins w:id="307" w:author="bilol" w:date="2026-09-29T14:17:56Z">
        <w:r>
          <w:rPr>
            <w:rFonts w:hint="default"/>
            <w:lang w:val="ru-RU"/>
          </w:rPr>
          <w:t>ечив</w:t>
        </w:r>
      </w:ins>
      <w:ins w:id="308" w:author="bilol" w:date="2026-09-29T14:17:57Z">
        <w:r>
          <w:rPr>
            <w:rFonts w:hint="default"/>
            <w:lang w:val="ru-RU"/>
          </w:rPr>
          <w:t>ает</w:t>
        </w:r>
      </w:ins>
      <w:ins w:id="309" w:author="bilol" w:date="2026-09-29T14:18:06Z">
        <w:r>
          <w:rPr>
            <w:rFonts w:hint="default"/>
            <w:lang w:val="ru-RU"/>
          </w:rPr>
          <w:t xml:space="preserve"> вы</w:t>
        </w:r>
      </w:ins>
      <w:ins w:id="310" w:author="bilol" w:date="2026-09-29T14:18:07Z">
        <w:r>
          <w:rPr>
            <w:rFonts w:hint="default"/>
            <w:lang w:val="ru-RU"/>
          </w:rPr>
          <w:t>ч</w:t>
        </w:r>
      </w:ins>
      <w:ins w:id="311" w:author="bilol" w:date="2026-09-29T14:18:08Z">
        <w:r>
          <w:rPr>
            <w:rFonts w:hint="default"/>
            <w:lang w:val="ru-RU"/>
          </w:rPr>
          <w:t>и</w:t>
        </w:r>
      </w:ins>
      <w:ins w:id="312" w:author="bilol" w:date="2026-09-29T14:18:09Z">
        <w:r>
          <w:rPr>
            <w:rFonts w:hint="default"/>
            <w:lang w:val="ru-RU"/>
          </w:rPr>
          <w:t>сл</w:t>
        </w:r>
      </w:ins>
      <w:ins w:id="313" w:author="bilol" w:date="2026-09-29T14:18:10Z">
        <w:r>
          <w:rPr>
            <w:rFonts w:hint="default"/>
            <w:lang w:val="ru-RU"/>
          </w:rPr>
          <w:t>ите</w:t>
        </w:r>
      </w:ins>
      <w:ins w:id="314" w:author="bilol" w:date="2026-09-29T14:18:14Z">
        <w:r>
          <w:rPr>
            <w:rFonts w:hint="default"/>
            <w:lang w:val="ru-RU"/>
          </w:rPr>
          <w:t>л</w:t>
        </w:r>
      </w:ins>
      <w:ins w:id="315" w:author="bilol" w:date="2026-09-29T14:18:17Z">
        <w:r>
          <w:rPr>
            <w:rFonts w:hint="default"/>
            <w:lang w:val="ru-RU"/>
          </w:rPr>
          <w:t>ьной</w:t>
        </w:r>
      </w:ins>
      <w:ins w:id="316" w:author="bilol" w:date="2026-09-29T14:18:19Z">
        <w:r>
          <w:rPr>
            <w:rFonts w:hint="default"/>
            <w:lang w:val="ru-RU"/>
          </w:rPr>
          <w:t xml:space="preserve"> маш</w:t>
        </w:r>
      </w:ins>
      <w:ins w:id="317" w:author="bilol" w:date="2026-09-29T14:18:20Z">
        <w:r>
          <w:rPr>
            <w:rFonts w:hint="default"/>
            <w:lang w:val="ru-RU"/>
          </w:rPr>
          <w:t>ины</w:t>
        </w:r>
      </w:ins>
      <w:r>
        <w:br w:type="textWrapping"/>
      </w:r>
      <w:r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>
        <w:br w:type="textWrapping"/>
      </w:r>
      <w:ins w:id="318" w:author="bilol" w:date="2026-09-29T14:18:47Z">
        <w:r>
          <w:rPr>
            <w:rFonts w:hint="default"/>
            <w:lang w:val="ru-RU"/>
          </w:rPr>
          <w:t>1</w:t>
        </w:r>
      </w:ins>
      <w:ins w:id="319" w:author="bilol" w:date="2026-09-29T14:18:48Z">
        <w:r>
          <w:rPr>
            <w:rFonts w:hint="default"/>
            <w:lang w:val="ru-RU"/>
          </w:rPr>
          <w:t xml:space="preserve"> </w:t>
        </w:r>
      </w:ins>
      <w:ins w:id="320" w:author="bilol" w:date="2026-09-29T14:18:49Z">
        <w:r>
          <w:rPr>
            <w:rFonts w:hint="default"/>
            <w:lang w:val="ru-RU"/>
          </w:rPr>
          <w:t>ввы</w:t>
        </w:r>
      </w:ins>
      <w:ins w:id="321" w:author="bilol" w:date="2026-09-29T14:18:50Z">
        <w:r>
          <w:rPr>
            <w:rFonts w:hint="default"/>
            <w:lang w:val="ru-RU"/>
          </w:rPr>
          <w:t>бор</w:t>
        </w:r>
      </w:ins>
      <w:ins w:id="322" w:author="bilol" w:date="2026-09-29T14:18:52Z">
        <w:r>
          <w:rPr>
            <w:rFonts w:hint="default"/>
            <w:lang w:val="ru-RU"/>
          </w:rPr>
          <w:t>ка</w:t>
        </w:r>
      </w:ins>
      <w:ins w:id="323" w:author="bilol" w:date="2026-09-29T14:18:53Z">
        <w:r>
          <w:rPr>
            <w:rFonts w:hint="default"/>
            <w:lang w:val="ru-RU"/>
          </w:rPr>
          <w:t>-</w:t>
        </w:r>
      </w:ins>
      <w:ins w:id="324" w:author="bilol" w:date="2026-09-29T14:18:54Z">
        <w:r>
          <w:rPr>
            <w:rFonts w:hint="default"/>
            <w:lang w:val="ru-RU"/>
          </w:rPr>
          <w:t xml:space="preserve"> </w:t>
        </w:r>
      </w:ins>
      <w:ins w:id="325" w:author="bilol" w:date="2026-09-29T14:18:56Z">
        <w:r>
          <w:rPr>
            <w:rFonts w:hint="default"/>
            <w:lang w:val="ru-RU"/>
          </w:rPr>
          <w:t>в</w:t>
        </w:r>
      </w:ins>
      <w:ins w:id="326" w:author="bilol" w:date="2026-09-29T14:18:57Z">
        <w:r>
          <w:rPr>
            <w:rFonts w:hint="default"/>
            <w:lang w:val="ru-RU"/>
          </w:rPr>
          <w:t>зять</w:t>
        </w:r>
      </w:ins>
      <w:ins w:id="327" w:author="bilol" w:date="2026-09-29T14:18:58Z">
        <w:r>
          <w:rPr>
            <w:rFonts w:hint="default"/>
            <w:lang w:val="ru-RU"/>
          </w:rPr>
          <w:t xml:space="preserve"> ко</w:t>
        </w:r>
      </w:ins>
      <w:ins w:id="328" w:author="bilol" w:date="2026-09-29T14:18:59Z">
        <w:r>
          <w:rPr>
            <w:rFonts w:hint="default"/>
            <w:lang w:val="ru-RU"/>
          </w:rPr>
          <w:t>ман</w:t>
        </w:r>
      </w:ins>
      <w:ins w:id="329" w:author="bilol" w:date="2026-09-29T14:19:00Z">
        <w:r>
          <w:rPr>
            <w:rFonts w:hint="default"/>
            <w:lang w:val="ru-RU"/>
          </w:rPr>
          <w:t>д</w:t>
        </w:r>
      </w:ins>
      <w:ins w:id="330" w:author="bilol" w:date="2026-09-29T14:19:01Z">
        <w:r>
          <w:rPr>
            <w:rFonts w:hint="default"/>
            <w:lang w:val="ru-RU"/>
          </w:rPr>
          <w:t>у и</w:t>
        </w:r>
      </w:ins>
      <w:ins w:id="331" w:author="bilol" w:date="2026-09-29T14:19:02Z">
        <w:r>
          <w:rPr>
            <w:rFonts w:hint="default"/>
            <w:lang w:val="ru-RU"/>
          </w:rPr>
          <w:t>з п</w:t>
        </w:r>
      </w:ins>
      <w:ins w:id="332" w:author="bilol" w:date="2026-09-29T14:19:03Z">
        <w:r>
          <w:rPr>
            <w:rFonts w:hint="default"/>
            <w:lang w:val="ru-RU"/>
          </w:rPr>
          <w:t>а</w:t>
        </w:r>
      </w:ins>
      <w:ins w:id="333" w:author="bilol" w:date="2026-09-29T14:19:05Z">
        <w:r>
          <w:rPr>
            <w:rFonts w:hint="default"/>
            <w:lang w:val="ru-RU"/>
          </w:rPr>
          <w:t>пки</w:t>
        </w:r>
      </w:ins>
    </w:p>
    <w:p w14:paraId="59C65AAC">
      <w:pPr>
        <w:pStyle w:val="4"/>
        <w:rPr>
          <w:ins w:id="334" w:author="bilol" w:date="2026-09-29T14:19:20Z"/>
          <w:rFonts w:hint="default"/>
          <w:lang w:val="ru-RU"/>
        </w:rPr>
      </w:pPr>
      <w:ins w:id="335" w:author="bilol" w:date="2026-09-29T14:19:07Z">
        <w:r>
          <w:rPr>
            <w:rFonts w:hint="default"/>
            <w:lang w:val="ru-RU"/>
          </w:rPr>
          <w:t>2</w:t>
        </w:r>
      </w:ins>
      <w:ins w:id="336" w:author="bilol" w:date="2026-09-29T14:19:08Z">
        <w:r>
          <w:rPr>
            <w:rFonts w:hint="default"/>
            <w:lang w:val="ru-RU"/>
          </w:rPr>
          <w:t xml:space="preserve"> </w:t>
        </w:r>
      </w:ins>
      <w:ins w:id="337" w:author="bilol" w:date="2026-09-29T14:19:09Z">
        <w:r>
          <w:rPr>
            <w:rFonts w:hint="default"/>
            <w:lang w:val="ru-RU"/>
          </w:rPr>
          <w:t>де</w:t>
        </w:r>
      </w:ins>
      <w:ins w:id="338" w:author="bilol" w:date="2026-09-29T14:19:10Z">
        <w:r>
          <w:rPr>
            <w:rFonts w:hint="default"/>
            <w:lang w:val="ru-RU"/>
          </w:rPr>
          <w:t>ко</w:t>
        </w:r>
      </w:ins>
      <w:ins w:id="339" w:author="bilol" w:date="2026-09-29T14:19:11Z">
        <w:r>
          <w:rPr>
            <w:rFonts w:hint="default"/>
            <w:lang w:val="ru-RU"/>
          </w:rPr>
          <w:t>дирова</w:t>
        </w:r>
      </w:ins>
      <w:ins w:id="340" w:author="bilol" w:date="2026-09-29T14:19:12Z">
        <w:r>
          <w:rPr>
            <w:rFonts w:hint="default"/>
            <w:lang w:val="ru-RU"/>
          </w:rPr>
          <w:t>ние</w:t>
        </w:r>
      </w:ins>
      <w:ins w:id="341" w:author="bilol" w:date="2026-09-29T14:19:14Z">
        <w:r>
          <w:rPr>
            <w:rFonts w:hint="default"/>
            <w:lang w:val="ru-RU"/>
          </w:rPr>
          <w:t xml:space="preserve">- </w:t>
        </w:r>
      </w:ins>
      <w:ins w:id="342" w:author="bilol" w:date="2026-09-29T14:19:16Z">
        <w:r>
          <w:rPr>
            <w:rFonts w:hint="default"/>
            <w:lang w:val="ru-RU"/>
          </w:rPr>
          <w:t>по</w:t>
        </w:r>
      </w:ins>
      <w:ins w:id="343" w:author="bilol" w:date="2026-09-29T14:19:17Z">
        <w:r>
          <w:rPr>
            <w:rFonts w:hint="default"/>
            <w:lang w:val="ru-RU"/>
          </w:rPr>
          <w:t>нять</w:t>
        </w:r>
      </w:ins>
      <w:ins w:id="344" w:author="bilol" w:date="2026-09-29T14:19:18Z">
        <w:r>
          <w:rPr>
            <w:rFonts w:hint="default"/>
            <w:lang w:val="ru-RU"/>
          </w:rPr>
          <w:t xml:space="preserve"> что</w:t>
        </w:r>
      </w:ins>
      <w:ins w:id="345" w:author="bilol" w:date="2026-09-29T14:19:19Z">
        <w:r>
          <w:rPr>
            <w:rFonts w:hint="default"/>
            <w:lang w:val="ru-RU"/>
          </w:rPr>
          <w:t xml:space="preserve"> дела</w:t>
        </w:r>
      </w:ins>
      <w:ins w:id="346" w:author="bilol" w:date="2026-09-29T14:19:20Z">
        <w:r>
          <w:rPr>
            <w:rFonts w:hint="default"/>
            <w:lang w:val="ru-RU"/>
          </w:rPr>
          <w:t>ть</w:t>
        </w:r>
      </w:ins>
    </w:p>
    <w:p w14:paraId="150A6FC0">
      <w:pPr>
        <w:pStyle w:val="4"/>
        <w:rPr>
          <w:ins w:id="347" w:author="bilol" w:date="2026-09-29T14:19:32Z"/>
          <w:rFonts w:hint="default"/>
          <w:lang w:val="ru-RU"/>
        </w:rPr>
      </w:pPr>
      <w:ins w:id="348" w:author="bilol" w:date="2026-09-29T14:19:21Z">
        <w:r>
          <w:rPr>
            <w:rFonts w:hint="default"/>
            <w:lang w:val="ru-RU"/>
          </w:rPr>
          <w:t>3</w:t>
        </w:r>
      </w:ins>
      <w:ins w:id="349" w:author="bilol" w:date="2026-09-29T14:19:24Z">
        <w:r>
          <w:rPr>
            <w:rFonts w:hint="default"/>
            <w:lang w:val="ru-RU"/>
          </w:rPr>
          <w:t>вы</w:t>
        </w:r>
      </w:ins>
      <w:ins w:id="350" w:author="bilol" w:date="2026-09-29T14:19:25Z">
        <w:r>
          <w:rPr>
            <w:rFonts w:hint="default"/>
            <w:lang w:val="ru-RU"/>
          </w:rPr>
          <w:t>пол</w:t>
        </w:r>
      </w:ins>
      <w:ins w:id="351" w:author="bilol" w:date="2026-09-29T14:19:26Z">
        <w:r>
          <w:rPr>
            <w:rFonts w:hint="default"/>
            <w:lang w:val="ru-RU"/>
          </w:rPr>
          <w:t>нение</w:t>
        </w:r>
      </w:ins>
      <w:ins w:id="352" w:author="bilol" w:date="2026-09-29T14:19:29Z">
        <w:r>
          <w:rPr>
            <w:rFonts w:hint="default"/>
            <w:lang w:val="ru-RU"/>
          </w:rPr>
          <w:t>-</w:t>
        </w:r>
      </w:ins>
      <w:ins w:id="353" w:author="bilol" w:date="2026-09-29T14:19:30Z">
        <w:r>
          <w:rPr>
            <w:rFonts w:hint="default"/>
            <w:lang w:val="ru-RU"/>
          </w:rPr>
          <w:t>сдел</w:t>
        </w:r>
      </w:ins>
      <w:ins w:id="354" w:author="bilol" w:date="2026-09-29T14:19:31Z">
        <w:r>
          <w:rPr>
            <w:rFonts w:hint="default"/>
            <w:lang w:val="ru-RU"/>
          </w:rPr>
          <w:t>ать</w:t>
        </w:r>
      </w:ins>
    </w:p>
    <w:p w14:paraId="2072E41D">
      <w:pPr>
        <w:pStyle w:val="4"/>
      </w:pPr>
      <w:ins w:id="355" w:author="bilol" w:date="2026-09-29T14:19:33Z">
        <w:r>
          <w:rPr>
            <w:rFonts w:hint="default"/>
            <w:lang w:val="ru-RU"/>
          </w:rPr>
          <w:t>4</w:t>
        </w:r>
      </w:ins>
      <w:ins w:id="356" w:author="bilol" w:date="2026-09-29T14:19:35Z">
        <w:r>
          <w:rPr>
            <w:rFonts w:hint="default"/>
            <w:lang w:val="ru-RU"/>
          </w:rPr>
          <w:t>с</w:t>
        </w:r>
      </w:ins>
      <w:ins w:id="357" w:author="bilol" w:date="2026-09-29T14:19:36Z">
        <w:r>
          <w:rPr>
            <w:rFonts w:hint="default"/>
            <w:lang w:val="ru-RU"/>
          </w:rPr>
          <w:t>о</w:t>
        </w:r>
      </w:ins>
      <w:ins w:id="358" w:author="bilol" w:date="2026-09-29T14:19:37Z">
        <w:r>
          <w:rPr>
            <w:rFonts w:hint="default"/>
            <w:lang w:val="ru-RU"/>
          </w:rPr>
          <w:t>х</w:t>
        </w:r>
      </w:ins>
      <w:ins w:id="359" w:author="bilol" w:date="2026-09-29T14:19:38Z">
        <w:r>
          <w:rPr>
            <w:rFonts w:hint="default"/>
            <w:lang w:val="ru-RU"/>
          </w:rPr>
          <w:t>ран</w:t>
        </w:r>
      </w:ins>
      <w:ins w:id="360" w:author="bilol" w:date="2026-09-29T14:19:44Z">
        <w:r>
          <w:rPr>
            <w:rFonts w:hint="default"/>
            <w:lang w:val="ru-RU"/>
          </w:rPr>
          <w:t>ение</w:t>
        </w:r>
      </w:ins>
      <w:ins w:id="361" w:author="bilol" w:date="2026-09-29T14:19:47Z">
        <w:r>
          <w:rPr>
            <w:rFonts w:hint="default"/>
            <w:lang w:val="ru-RU"/>
          </w:rPr>
          <w:t>-</w:t>
        </w:r>
      </w:ins>
      <w:ins w:id="362" w:author="bilol" w:date="2026-09-29T14:19:48Z">
        <w:r>
          <w:rPr>
            <w:rFonts w:hint="default"/>
            <w:lang w:val="ru-RU"/>
          </w:rPr>
          <w:t>зап</w:t>
        </w:r>
      </w:ins>
      <w:ins w:id="363" w:author="bilol" w:date="2026-09-29T14:19:49Z">
        <w:r>
          <w:rPr>
            <w:rFonts w:hint="default"/>
            <w:lang w:val="ru-RU"/>
          </w:rPr>
          <w:t>исать</w:t>
        </w:r>
      </w:ins>
      <w:ins w:id="364" w:author="bilol" w:date="2026-09-29T14:19:50Z">
        <w:r>
          <w:rPr>
            <w:rFonts w:hint="default"/>
            <w:lang w:val="ru-RU"/>
          </w:rPr>
          <w:t xml:space="preserve"> </w:t>
        </w:r>
      </w:ins>
      <w:ins w:id="365" w:author="bilol" w:date="2026-09-29T14:19:52Z">
        <w:r>
          <w:rPr>
            <w:rFonts w:hint="default"/>
            <w:lang w:val="ru-RU"/>
          </w:rPr>
          <w:t>ре</w:t>
        </w:r>
      </w:ins>
      <w:ins w:id="366" w:author="bilol" w:date="2026-09-29T14:19:53Z">
        <w:r>
          <w:rPr>
            <w:rFonts w:hint="default"/>
            <w:lang w:val="ru-RU"/>
          </w:rPr>
          <w:t>зуль</w:t>
        </w:r>
      </w:ins>
      <w:ins w:id="367" w:author="bilol" w:date="2026-09-29T14:19:54Z">
        <w:r>
          <w:rPr>
            <w:rFonts w:hint="default"/>
            <w:lang w:val="ru-RU"/>
          </w:rPr>
          <w:t>тат</w:t>
        </w:r>
      </w:ins>
      <w:r>
        <w:br w:type="textWrapping"/>
      </w:r>
      <w:r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  <w:r>
        <w:br w:type="textWrapping"/>
      </w:r>
      <w:r>
        <w:br w:type="textWrapping"/>
      </w:r>
      <w:r>
        <w:br w:type="textWrapping"/>
      </w:r>
    </w:p>
    <w:p w14:paraId="3EF4F31B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ilol">
    <w15:presenceInfo w15:providerId="None" w15:userId="bilol"/>
  </w15:person>
  <w15:person w15:author="Bilol Abdullaev">
    <w15:presenceInfo w15:providerId="WPS Office" w15:userId="3397092737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trackRevisions w:val="1"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4E3"/>
    <w:rsid w:val="001E04E3"/>
    <w:rsid w:val="005E5381"/>
    <w:rsid w:val="00EB3C5B"/>
    <w:rsid w:val="02B04479"/>
    <w:rsid w:val="05794447"/>
    <w:rsid w:val="481D1FDE"/>
    <w:rsid w:val="48331CB3"/>
    <w:rsid w:val="56F2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488</Words>
  <Characters>2823</Characters>
  <Lines>19</Lines>
  <Paragraphs>5</Paragraphs>
  <TotalTime>53</TotalTime>
  <ScaleCrop>false</ScaleCrop>
  <LinksUpToDate>false</LinksUpToDate>
  <CharactersWithSpaces>3230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2026-09-29T10:25:00Z</dcterms:created>
  <dc:creator>local</dc:creator>
  <cp:lastModifiedBy>Bilol Abdullaev</cp:lastModifiedBy>
  <dcterms:modified xsi:type="dcterms:W3CDTF">2026-09-29T11:25:28Z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eyJoZGlkIjoiZmM0ODZiOTIwN2FkMGYwMzcxYzdjNGVhMWRkMTJlMzciLCJ1c2VySWQiOiI4MjQ2MzYxNzU5MzMifQ==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5A2F47E6D64F479D9460F621397F007F_13</vt:lpwstr>
  </property>
</Properties>
</file>